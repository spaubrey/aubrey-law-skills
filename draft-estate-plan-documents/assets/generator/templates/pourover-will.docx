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67CC0" w14:textId="608727EA" w:rsidR="00CD6D99" w:rsidRPr="004E520E" w:rsidRDefault="0057493F" w:rsidP="0057493F">
      <w:pPr>
        <w:pStyle w:val="DocumentTitle"/>
        <w:spacing w:after="240" w:line="240" w:lineRule="auto"/>
        <w:rPr>
          <w:rFonts w:ascii="Garamond" w:hAnsi="Garamond"/>
          <w:sz w:val="24"/>
          <w:szCs w:val="24"/>
        </w:rPr>
      </w:pPr>
      <w:r w:rsidRPr="004E520E">
        <w:rPr>
          <w:rFonts w:ascii="Garamond" w:hAnsi="Garamond"/>
          <w:sz w:val="24"/>
          <w:szCs w:val="24"/>
        </w:rPr>
        <w:t>LAST WILL AND TESTAMENT OF {{ client.full_name | name }}</w:t>
      </w:r>
      <w:r w:rsidR="00486310">
        <w:rPr>
          <w:rFonts w:ascii="Garamond" w:hAnsi="Garamond"/>
          <w:sz w:val="24"/>
          <w:szCs w:val="24"/>
        </w:rPr>
      </w:r>
    </w:p>
    <w:p w14:paraId="27A67CC2" w14:textId="3C05E17C" w:rsidR="00CD6D99" w:rsidRPr="004E520E" w:rsidRDefault="00065F70" w:rsidP="0057493F">
      <w:pPr>
        <w:pStyle w:val="TextHeading2"/>
        <w:ind w:firstLine="720"/>
        <w:rPr>
          <w:rFonts w:ascii="Garamond" w:hAnsi="Garamond"/>
          <w:szCs w:val="24"/>
        </w:rPr>
      </w:pPr>
      <w:r w:rsidRPr="004E520E">
        <w:rPr>
          <w:rFonts w:ascii="Garamond" w:hAnsi="Garamond"/>
          <w:szCs w:val="24"/>
        </w:rPr>
        <w:t>I, {{ client.full_name | name }}, a resident of {{ client.city }}, {{ client.county }} County, Massachusetts, revoke any prior Wills and codicils made by me and declare this to be my Last Will and Testament.</w:t>
      </w:r>
      <w:r w:rsidR="00486310">
        <w:rPr>
          <w:rFonts w:ascii="Garamond" w:hAnsi="Garamond"/>
          <w:szCs w:val="24"/>
        </w:rPr>
      </w:r>
      <w:r w:rsidRPr="004E520E">
        <w:rPr>
          <w:rFonts w:ascii="Garamond" w:hAnsi="Garamond"/>
          <w:szCs w:val="24"/>
        </w:rPr>
      </w:r>
      <w:r w:rsidR="00B1499C" w:rsidRPr="00262538">
        <w:rPr>
          <w:rFonts w:ascii="Garamond" w:hAnsi="Garamond"/>
          <w:szCs w:val="24"/>
        </w:rPr>
      </w:r>
      <w:r w:rsidR="00C20D4D" w:rsidRPr="004E520E">
        <w:rPr>
          <w:rFonts w:ascii="Garamond" w:hAnsi="Garamond"/>
          <w:szCs w:val="24"/>
        </w:rPr>
      </w:r>
      <w:r w:rsidR="00B1499C" w:rsidRPr="00262538">
        <w:rPr>
          <w:rFonts w:ascii="Garamond" w:hAnsi="Garamond"/>
          <w:szCs w:val="24"/>
        </w:rPr>
      </w:r>
      <w:r w:rsidRPr="004E520E">
        <w:rPr>
          <w:rFonts w:ascii="Garamond" w:hAnsi="Garamond"/>
          <w:szCs w:val="24"/>
        </w:rPr>
      </w:r>
    </w:p>
    <w:p w14:paraId="27A67CC3" w14:textId="77777777" w:rsidR="00CD6D99" w:rsidRPr="004E520E" w:rsidRDefault="00065F70" w:rsidP="0057493F">
      <w:pPr>
        <w:pStyle w:val="Heading1"/>
        <w:rPr>
          <w:szCs w:val="24"/>
        </w:rPr>
      </w:pPr>
      <w:bookmarkStart w:id="0" w:name="14844241582211943529"/>
      <w:r w:rsidRPr="004E520E">
        <w:rPr>
          <w:szCs w:val="24"/>
        </w:rPr>
        <w:br/>
        <w:t>Family Information</w:t>
      </w:r>
      <w:bookmarkEnd w:id="0"/>
    </w:p>
    <w:p w14:paraId="27A67CC4" w14:textId="280C393D" w:rsidR="00CD6D99" w:rsidRPr="004E520E" w:rsidRDefault="00065F70">
      <w:pPr>
        <w:pStyle w:val="TextHeading2"/>
        <w:rPr>
          <w:rFonts w:ascii="Garamond" w:hAnsi="Garamond"/>
          <w:szCs w:val="24"/>
        </w:rPr>
      </w:pPr>
      <w:r w:rsidRPr="004E520E">
        <w:rPr>
          <w:rFonts w:ascii="Garamond" w:hAnsi="Garamond"/>
          <w:szCs w:val="24"/>
        </w:rPr>
        <w:t>{% if has_spouse %}I am married to {{ spouse.full_name | name }}. Any reference in this document to my spouse is a reference to {{ spouse.full_name | name }}.{% endif %}</w:t>
      </w:r>
      <w:r w:rsidR="00486310">
        <w:rPr>
          <w:rFonts w:ascii="Garamond" w:hAnsi="Garamond"/>
          <w:szCs w:val="24"/>
        </w:rPr>
      </w:r>
      <w:r w:rsidRPr="004E520E">
        <w:rPr>
          <w:rFonts w:ascii="Garamond" w:hAnsi="Garamond"/>
          <w:szCs w:val="24"/>
        </w:rPr>
      </w:r>
      <w:r w:rsidRPr="004E520E">
        <w:rPr>
          <w:rFonts w:ascii="Garamond" w:hAnsi="Garamond"/>
          <w:i/>
          <w:szCs w:val="24"/>
        </w:rPr>
      </w:r>
      <w:r w:rsidRPr="004E520E">
        <w:rPr>
          <w:rFonts w:ascii="Garamond" w:hAnsi="Garamond"/>
          <w:szCs w:val="24"/>
        </w:rPr>
      </w:r>
      <w:r w:rsidR="00486310">
        <w:rPr>
          <w:rFonts w:ascii="Garamond" w:hAnsi="Garamond"/>
          <w:szCs w:val="24"/>
        </w:rPr>
      </w:r>
      <w:r w:rsidRPr="004E520E">
        <w:rPr>
          <w:rFonts w:ascii="Garamond" w:hAnsi="Garamond"/>
          <w:szCs w:val="24"/>
        </w:rPr>
      </w:r>
    </w:p>
    <w:p w14:paraId="206219E3" w14:textId="3C659CBB" w:rsidR="00CF47E4" w:rsidRPr="004E520E" w:rsidRDefault="00692F15">
      <w:pPr>
        <w:pStyle w:val="TextHeading2"/>
        <w:rPr>
          <w:rFonts w:ascii="Garamond" w:hAnsi="Garamond"/>
          <w:szCs w:val="24"/>
        </w:rPr>
      </w:pPr>
      <w:r w:rsidRPr="004E520E">
        <w:rPr>
          <w:rFonts w:ascii="Garamond" w:hAnsi="Garamond"/>
          <w:szCs w:val="24"/>
        </w:rPr>
        <w:t>{% if has_children %}References to my children and descendants in this Last Will and Testament shall refer only to {% for child in children %}{{ child.full_name | name }}{% if not loop.last %}, {% endif %}{% endfor %}, the descendants of my aforesaid child or children, any child of mine born or adopted after the date of this Last Will and Testament, and the descendants of any such after-born or after adopted child. A person legally adopted prior to attaining eighteen (18) years of age shall not be differentiated from blood descendants for any purpose, but a person who is adopted after attaining eighteen (18) years of age shall not be deemed a child or descendant for all purposes hereunder.{% endif %}</w:t>
      </w:r>
      <w:r w:rsidR="00C16B54">
        <w:rPr>
          <w:rFonts w:ascii="Garamond" w:hAnsi="Garamond"/>
          <w:szCs w:val="24"/>
        </w:rPr>
      </w:r>
      <w:r w:rsidR="00486310">
        <w:rPr>
          <w:rFonts w:ascii="Garamond" w:hAnsi="Garamond"/>
          <w:szCs w:val="24"/>
        </w:rPr>
      </w:r>
      <w:r w:rsidRPr="004E520E">
        <w:rPr>
          <w:rFonts w:ascii="Garamond" w:hAnsi="Garamond"/>
          <w:szCs w:val="24"/>
        </w:rPr>
      </w:r>
      <w:r w:rsidR="000047F0" w:rsidRPr="004E520E">
        <w:rPr>
          <w:rFonts w:ascii="Garamond" w:hAnsi="Garamond"/>
          <w:szCs w:val="24"/>
        </w:rPr>
      </w:r>
    </w:p>
    <w:p w14:paraId="0370FC65" w14:textId="63663978" w:rsidR="00A04C3C" w:rsidRPr="004E520E" w:rsidRDefault="000047F0">
      <w:pPr>
        <w:pStyle w:val="TextHeading2"/>
        <w:rPr>
          <w:rFonts w:ascii="Garamond" w:hAnsi="Garamond"/>
          <w:szCs w:val="24"/>
        </w:rPr>
      </w:pPr>
      <w:r w:rsidRPr="004E520E">
        <w:rPr>
          <w:rFonts w:ascii="Garamond" w:hAnsi="Garamond"/>
          <w:szCs w:val="24"/>
        </w:rPr>
        <w:t xml:space="preserve">Except as provided in this </w:t>
      </w:r>
      <w:r w:rsidR="00585815" w:rsidRPr="004E520E">
        <w:rPr>
          <w:rFonts w:ascii="Garamond" w:hAnsi="Garamond"/>
          <w:szCs w:val="24"/>
        </w:rPr>
        <w:t>Article</w:t>
      </w:r>
      <w:r w:rsidRPr="004E520E">
        <w:rPr>
          <w:rFonts w:ascii="Garamond" w:hAnsi="Garamond"/>
          <w:szCs w:val="24"/>
        </w:rPr>
        <w:t>, I have intentionally, and not as a result of any mistake or inadvertence, omitted in this Last Will and Testament to provide for any other children and/or descendants of mine, if any, however defined by law</w:t>
      </w:r>
    </w:p>
    <w:p w14:paraId="27A67CCA" w14:textId="77777777" w:rsidR="00CD6D99" w:rsidRPr="004E520E" w:rsidRDefault="00065F70" w:rsidP="0057493F">
      <w:pPr>
        <w:pStyle w:val="Heading1"/>
        <w:rPr>
          <w:szCs w:val="24"/>
        </w:rPr>
      </w:pPr>
      <w:bookmarkStart w:id="1" w:name="3242239880133708973"/>
      <w:r w:rsidRPr="004E520E">
        <w:rPr>
          <w:szCs w:val="24"/>
        </w:rPr>
        <w:br/>
        <w:t>Distribution of My Property</w:t>
      </w:r>
      <w:bookmarkEnd w:id="1"/>
    </w:p>
    <w:p w14:paraId="27A67CCD" w14:textId="77777777" w:rsidR="00CD6D99" w:rsidRPr="004E520E" w:rsidRDefault="00065F70" w:rsidP="0057493F">
      <w:pPr>
        <w:pStyle w:val="Heading2"/>
        <w:rPr>
          <w:rFonts w:ascii="Garamond" w:hAnsi="Garamond"/>
          <w:szCs w:val="24"/>
        </w:rPr>
      </w:pPr>
      <w:bookmarkStart w:id="2" w:name="93230502925163452"/>
      <w:r w:rsidRPr="004E520E">
        <w:rPr>
          <w:rFonts w:ascii="Garamond" w:hAnsi="Garamond"/>
          <w:szCs w:val="24"/>
        </w:rPr>
        <w:t>Disposition of Tangible Personal Property</w:t>
      </w:r>
      <w:bookmarkEnd w:id="2"/>
    </w:p>
    <w:p w14:paraId="27A67CCE" w14:textId="141C3E44" w:rsidR="00CD6D99" w:rsidRPr="004E520E" w:rsidRDefault="00641BB4">
      <w:pPr>
        <w:pStyle w:val="TextHeading2"/>
        <w:rPr>
          <w:rFonts w:ascii="Garamond" w:hAnsi="Garamond"/>
          <w:szCs w:val="24"/>
        </w:rPr>
      </w:pPr>
      <w:r w:rsidRPr="004E520E">
        <w:rPr>
          <w:rFonts w:ascii="Garamond" w:hAnsi="Garamond"/>
          <w:szCs w:val="24"/>
        </w:rPr>
        <w:t xml:space="preserve">I devise all my tangible personal property in substantially equal shares to those of my children who survive me. If applicable, my Personal Representative shall make all determinations as to the substantial equality of shares, giving due regard to the requests of said persons, or to any requests I might make by letter or memorandum addressed to my Personal Representative, but if there is more than one such letter or memorandum, it is my wish without binding direction that my Personal Representative give deference to the most recently executed letter or memorandum, said Personal Representative’s determination to be final and binding upon all parties concerned. Such letter or written memorandum, if any, will simply be an expression of my wishes and shall not create any trust or legal obligation, nor shall it be offered for probate as part of this Last Will and Testament. If applicable, should my Personal Representative deem that any or all of my aforesaid tangible personal property cannot be expeditiously or appropriately divided among said persons, such tangible personal property shall be sold and the proceeds therefrom disposed of in accordance with the provisions of </w:t>
      </w:r>
      <w:r w:rsidR="002F58A9" w:rsidRPr="004E520E">
        <w:rPr>
          <w:rFonts w:ascii="Garamond" w:hAnsi="Garamond"/>
          <w:szCs w:val="24"/>
        </w:rPr>
        <w:fldChar w:fldCharType="begin"/>
      </w:r>
      <w:r w:rsidR="002F58A9" w:rsidRPr="004E520E">
        <w:rPr>
          <w:rFonts w:ascii="Garamond" w:hAnsi="Garamond"/>
          <w:szCs w:val="24"/>
        </w:rPr>
        <w:instrText xml:space="preserve"> REF 3242479692086563742 \r \h </w:instrText>
      </w:r>
      <w:r w:rsidR="004E520E" w:rsidRPr="004E520E">
        <w:rPr>
          <w:rFonts w:ascii="Garamond" w:hAnsi="Garamond"/>
          <w:szCs w:val="24"/>
        </w:rPr>
        <w:instrText xml:space="preserve"> \* MERGEFORMAT </w:instrText>
      </w:r>
      <w:r w:rsidR="002F58A9" w:rsidRPr="004E520E">
        <w:rPr>
          <w:rFonts w:ascii="Garamond" w:hAnsi="Garamond"/>
          <w:szCs w:val="24"/>
        </w:rPr>
      </w:r>
      <w:r w:rsidR="002F58A9" w:rsidRPr="004E520E">
        <w:rPr>
          <w:rFonts w:ascii="Garamond" w:hAnsi="Garamond"/>
          <w:szCs w:val="24"/>
        </w:rPr>
        <w:fldChar w:fldCharType="separate"/>
      </w:r>
      <w:r w:rsidR="00922836">
        <w:rPr>
          <w:rFonts w:ascii="Garamond" w:hAnsi="Garamond"/>
          <w:szCs w:val="24"/>
        </w:rPr>
        <w:t>Section 2.02</w:t>
      </w:r>
      <w:r w:rsidR="002F58A9" w:rsidRPr="004E520E">
        <w:rPr>
          <w:rFonts w:ascii="Garamond" w:hAnsi="Garamond"/>
          <w:szCs w:val="24"/>
        </w:rPr>
        <w:fldChar w:fldCharType="end"/>
      </w:r>
      <w:r w:rsidRPr="004E520E">
        <w:rPr>
          <w:rFonts w:ascii="Garamond" w:hAnsi="Garamond"/>
          <w:szCs w:val="24"/>
        </w:rPr>
        <w:t xml:space="preserve"> below, or if any of such tangible personal property cannot be readily sold, then it may be donated to any charitable organization or organizations of my Personal Representative’s choice, provided that if any such tangible personal property cannot be readily sold or donated, my Personal Representative may, without liability, dispose of such tangible personal property as my Personal Representative may deem appropriate. I authorize my Personal Representative to pay as an administration expense of my estate the expense of packing, shipping, insuring, delivering, and/or otherwise disposing of such tangible personal property.</w:t>
      </w:r>
      <w:r w:rsidR="00065F70" w:rsidRPr="004E520E">
        <w:rPr>
          <w:rFonts w:ascii="Garamond" w:hAnsi="Garamond"/>
          <w:szCs w:val="24"/>
        </w:rPr>
        <w:t xml:space="preserve"> </w:t>
      </w:r>
    </w:p>
    <w:p w14:paraId="27A67CCF" w14:textId="77777777" w:rsidR="00CD6D99" w:rsidRPr="004E520E" w:rsidRDefault="00065F70" w:rsidP="0057493F">
      <w:pPr>
        <w:pStyle w:val="Heading2"/>
        <w:rPr>
          <w:rFonts w:ascii="Garamond" w:hAnsi="Garamond"/>
          <w:szCs w:val="24"/>
        </w:rPr>
      </w:pPr>
      <w:bookmarkStart w:id="3" w:name="3242479692086563742"/>
      <w:bookmarkStart w:id="4" w:name="_Ref519944374"/>
      <w:r w:rsidRPr="004E520E">
        <w:rPr>
          <w:rFonts w:ascii="Garamond" w:hAnsi="Garamond"/>
          <w:szCs w:val="24"/>
        </w:rPr>
        <w:lastRenderedPageBreak/>
        <w:t>Pour-Over to My Revocable Trust</w:t>
      </w:r>
      <w:bookmarkEnd w:id="3"/>
      <w:bookmarkEnd w:id="4"/>
    </w:p>
    <w:p w14:paraId="1D5A576C" w14:textId="76BE44D4" w:rsidR="00C8655E" w:rsidRPr="004E520E" w:rsidRDefault="00C8655E">
      <w:pPr>
        <w:pStyle w:val="TextHeading2"/>
        <w:rPr>
          <w:rFonts w:ascii="Garamond" w:hAnsi="Garamond"/>
          <w:szCs w:val="24"/>
        </w:rPr>
      </w:pPr>
      <w:r w:rsidRPr="004E520E">
        <w:rPr>
          <w:rFonts w:ascii="Garamond" w:hAnsi="Garamond"/>
          <w:szCs w:val="18"/>
        </w:rPr>
        <w:t>{% if uses_revocable_trust %}I devise the residue of my estate to the Trustee then serving under the {{ trust.name | name }} dated {{ trust.date }}, (hereinafter sometimes referred to as the “Revocable Trust”) executed immediately prior hereto of which I am the Grantor and the present Trustee, to be added to the property held thereunder and administered in accordance with the terms of the Revocable Trust as the same shall exist at the time of my death and not as a trust under this Last Will and Testament.{% endif %}</w:t>
      </w:r>
      <w:r w:rsidRPr="004E520E">
        <w:rPr>
          <w:rFonts w:ascii="Garamond" w:hAnsi="Garamond"/>
          <w:szCs w:val="24"/>
        </w:rPr>
      </w:r>
      <w:r w:rsidR="00486310">
        <w:rPr>
          <w:rFonts w:ascii="Garamond" w:hAnsi="Garamond"/>
          <w:szCs w:val="24"/>
        </w:rPr>
      </w:r>
      <w:r w:rsidRPr="004E520E">
        <w:rPr>
          <w:rFonts w:ascii="Garamond" w:hAnsi="Garamond"/>
          <w:szCs w:val="24"/>
        </w:rPr>
      </w:r>
      <w:r w:rsidRPr="004E520E">
        <w:rPr>
          <w:rFonts w:ascii="Garamond" w:hAnsi="Garamond"/>
          <w:szCs w:val="18"/>
        </w:rPr>
      </w:r>
    </w:p>
    <w:p w14:paraId="27A67CD1" w14:textId="77777777" w:rsidR="00CD6D99" w:rsidRPr="004E520E" w:rsidRDefault="00065F70" w:rsidP="0057493F">
      <w:pPr>
        <w:pStyle w:val="Heading2"/>
        <w:rPr>
          <w:rFonts w:ascii="Garamond" w:hAnsi="Garamond"/>
          <w:szCs w:val="24"/>
        </w:rPr>
      </w:pPr>
      <w:bookmarkStart w:id="5" w:name="3242959315992273280"/>
      <w:r w:rsidRPr="004E520E">
        <w:rPr>
          <w:rFonts w:ascii="Garamond" w:hAnsi="Garamond"/>
          <w:szCs w:val="24"/>
        </w:rPr>
        <w:t>Alternate Disposition</w:t>
      </w:r>
      <w:bookmarkEnd w:id="5"/>
    </w:p>
    <w:p w14:paraId="27A67CD2" w14:textId="40685EC7" w:rsidR="00CD6D99" w:rsidRPr="004E520E" w:rsidRDefault="00065F70">
      <w:pPr>
        <w:pStyle w:val="TextHeading2"/>
        <w:rPr>
          <w:rFonts w:ascii="Garamond" w:hAnsi="Garamond"/>
          <w:szCs w:val="24"/>
        </w:rPr>
      </w:pPr>
      <w:r w:rsidRPr="004E520E">
        <w:rPr>
          <w:rFonts w:ascii="Garamond" w:hAnsi="Garamond"/>
          <w:szCs w:val="24"/>
        </w:rPr>
        <w:t xml:space="preserve">If the trust referred to in </w:t>
      </w:r>
      <w:r w:rsidRPr="004E520E">
        <w:rPr>
          <w:rFonts w:ascii="Garamond" w:hAnsi="Garamond"/>
          <w:szCs w:val="24"/>
        </w:rPr>
        <w:fldChar w:fldCharType="begin"/>
      </w:r>
      <w:r w:rsidRPr="004E520E">
        <w:rPr>
          <w:rFonts w:ascii="Garamond" w:hAnsi="Garamond"/>
          <w:szCs w:val="24"/>
        </w:rPr>
        <w:instrText xml:space="preserve"> REF 3242479692086563742 \r \h </w:instrText>
      </w:r>
      <w:r w:rsidR="0057493F" w:rsidRPr="004E520E">
        <w:rPr>
          <w:rFonts w:ascii="Garamond" w:hAnsi="Garamond"/>
          <w:szCs w:val="24"/>
        </w:rPr>
        <w:instrText xml:space="preserve"> \* MERGEFORMAT </w:instrText>
      </w:r>
      <w:r w:rsidRPr="004E520E">
        <w:rPr>
          <w:rFonts w:ascii="Garamond" w:hAnsi="Garamond"/>
          <w:szCs w:val="24"/>
        </w:rPr>
      </w:r>
      <w:r w:rsidRPr="004E520E">
        <w:rPr>
          <w:rFonts w:ascii="Garamond" w:hAnsi="Garamond"/>
          <w:szCs w:val="24"/>
        </w:rPr>
        <w:fldChar w:fldCharType="separate"/>
      </w:r>
      <w:r w:rsidR="00922836">
        <w:rPr>
          <w:rFonts w:ascii="Garamond" w:hAnsi="Garamond"/>
          <w:szCs w:val="24"/>
        </w:rPr>
        <w:t>Section 2.02</w:t>
      </w:r>
      <w:r w:rsidRPr="004E520E">
        <w:rPr>
          <w:rFonts w:ascii="Garamond" w:hAnsi="Garamond"/>
          <w:szCs w:val="24"/>
        </w:rPr>
        <w:fldChar w:fldCharType="end"/>
      </w:r>
      <w:r w:rsidRPr="004E520E">
        <w:rPr>
          <w:rFonts w:ascii="Garamond" w:hAnsi="Garamond"/>
          <w:szCs w:val="24"/>
        </w:rPr>
        <w:t xml:space="preserve"> is not in effect at my death, or if for any other reason the pour over fails, I specifically incorporate by reference all the terms of the trust into this Will.  I direct my Personal Representative to then establish a new trust under the provisions of that trust and distribute the remainder of my estate, excluding any property over which I have a power of appointment, to that Trustee to administer as provided in the trust.</w:t>
      </w:r>
    </w:p>
    <w:p w14:paraId="27A67CD7" w14:textId="4B33580A" w:rsidR="00CD6D99" w:rsidRPr="004E520E" w:rsidRDefault="00065F70">
      <w:pPr>
        <w:pStyle w:val="TextHeading2"/>
        <w:rPr>
          <w:rFonts w:ascii="Garamond" w:hAnsi="Garamond"/>
          <w:szCs w:val="24"/>
        </w:rPr>
      </w:pPr>
      <w:r w:rsidRPr="004E520E">
        <w:rPr>
          <w:rFonts w:ascii="Garamond" w:hAnsi="Garamond"/>
          <w:szCs w:val="24"/>
        </w:rPr>
        <w:t xml:space="preserve">If incorporation by reference fails for any reason, I direct my Personal Representative to distribute the remainder of my estate, excluding any property over which I have a power of appointment, to my spouse if my spouse survives me.  If my spouse does not survive me I direct my Personal Representative to distribute the property to my descendants, </w:t>
      </w:r>
      <w:r w:rsidRPr="004E520E">
        <w:rPr>
          <w:rFonts w:ascii="Garamond" w:hAnsi="Garamond"/>
          <w:i/>
          <w:szCs w:val="24"/>
        </w:rPr>
        <w:t>per stirpes</w:t>
      </w:r>
      <w:r w:rsidRPr="004E520E">
        <w:rPr>
          <w:rFonts w:ascii="Garamond" w:hAnsi="Garamond"/>
          <w:szCs w:val="24"/>
        </w:rPr>
        <w:t>.</w:t>
      </w:r>
    </w:p>
    <w:p w14:paraId="6DE6FBDA" w14:textId="1D282619" w:rsidR="009C4C74" w:rsidRPr="004E520E" w:rsidRDefault="007B2190" w:rsidP="009C4C74">
      <w:pPr>
        <w:pStyle w:val="Heading1"/>
        <w:rPr>
          <w:szCs w:val="24"/>
        </w:rPr>
      </w:pPr>
      <w:bookmarkStart w:id="6" w:name="12906227431486123597"/>
      <w:r w:rsidRPr="004E520E">
        <w:rPr>
          <w:szCs w:val="24"/>
        </w:rPr>
        <w:br/>
      </w:r>
      <w:r w:rsidR="0075457D" w:rsidRPr="004E520E">
        <w:rPr>
          <w:szCs w:val="24"/>
        </w:rPr>
        <w:t>NOMINATION OF PERSONAL REPRESENTATIVES</w:t>
      </w:r>
    </w:p>
    <w:bookmarkEnd w:id="6"/>
    <w:p w14:paraId="3674D790" w14:textId="295A8F73" w:rsidR="008D5C5E" w:rsidRPr="004E520E" w:rsidRDefault="001F4942" w:rsidP="008D5C5E">
      <w:r w:rsidRPr="004E520E">
        <w:t>I nominate {{ fiduciaries.executor.primary.full_name | name }} and {{ fiduciaries.executor.co_primary.full_name | name }}, to be the Personal Representative of this my Last Will and Testament. In the event of a vacancy in the office of Personal Representative, I nominate {{ fiduciaries.executor.successor.full_name | name }} and {{ fiduciaries.executor.co_successor.full_name | name }}, to serve as Personal Representative hereunder when all other Personal Representatives previously appointed have failed to qualify or ceased to serve as a Personal Representative.</w:t>
      </w:r>
      <w:r w:rsidR="0013600D" w:rsidRPr="004E520E"/>
      <w:r w:rsidRPr="004E520E"/>
      <w:r w:rsidR="00486310"/>
      <w:r w:rsidR="00B1499C" w:rsidRPr="00262538"/>
      <w:r w:rsidR="00486310"/>
      <w:r w:rsidRPr="004E520E"/>
      <w:r w:rsidR="00C519B5" w:rsidRPr="004E520E">
        <w:rPr>
          <w:szCs w:val="18"/>
        </w:rPr>
      </w:r>
      <w:r w:rsidR="00785CE6" w:rsidRPr="00785CE6"/>
      <w:r w:rsidR="00486310"/>
      <w:r w:rsidR="00B1499C" w:rsidRPr="00B1499C"/>
      <w:r w:rsidR="00486310"/>
      <w:r w:rsidRPr="004E520E"/>
    </w:p>
    <w:p w14:paraId="14255B0F" w14:textId="7823182D" w:rsidR="00EE33A2" w:rsidRPr="004E520E" w:rsidRDefault="00EE33A2" w:rsidP="00FD3DF5">
      <w:pPr>
        <w:spacing w:before="120" w:after="120"/>
      </w:pPr>
      <w:r w:rsidRPr="004E520E">
        <w:t>I request that the same person named herein as Personal Representative, or such person’s successor or successors, upon application be appointed Special Personal Representative hereof in the same order of succession.</w:t>
      </w:r>
    </w:p>
    <w:p w14:paraId="27A67CE3" w14:textId="30B5532A" w:rsidR="00CD6D99" w:rsidRPr="004E520E" w:rsidRDefault="00065F70" w:rsidP="0057493F">
      <w:pPr>
        <w:pStyle w:val="Heading1"/>
        <w:rPr>
          <w:szCs w:val="24"/>
        </w:rPr>
      </w:pPr>
      <w:bookmarkStart w:id="7" w:name="12906946867344687904"/>
      <w:r w:rsidRPr="004E520E">
        <w:rPr>
          <w:szCs w:val="24"/>
        </w:rPr>
        <w:br/>
        <w:t xml:space="preserve"> </w:t>
      </w:r>
      <w:r w:rsidR="00B1499C">
        <w:rPr>
          <w:szCs w:val="24"/>
        </w:rPr>
        <w:t>Powers of Personal Representative</w:t>
      </w:r>
      <w:r w:rsidRPr="004E520E">
        <w:rPr>
          <w:szCs w:val="24"/>
        </w:rPr>
        <w:t xml:space="preserve"> </w:t>
      </w:r>
      <w:bookmarkEnd w:id="7"/>
    </w:p>
    <w:p w14:paraId="2032F052" w14:textId="12E209CC" w:rsidR="00373B2F" w:rsidRPr="00285CCD" w:rsidRDefault="00CB0D91" w:rsidP="00B20666">
      <w:bookmarkStart w:id="8" w:name="10073356595384965918"/>
      <w:r w:rsidRPr="00285CCD">
        <w:t>My Personal Representative, in addition to and not in limitation of said Personal Representative’s common law and statutory powers, shall have and may exercise the following discretionary powers without the necessity of court license or approval:</w:t>
      </w:r>
    </w:p>
    <w:p w14:paraId="036A9B7E" w14:textId="77777777" w:rsidR="00A37B1E" w:rsidRPr="004E520E" w:rsidRDefault="00DB0A06" w:rsidP="00414650">
      <w:pPr>
        <w:pStyle w:val="ListParagraph"/>
        <w:numPr>
          <w:ilvl w:val="0"/>
          <w:numId w:val="4"/>
        </w:numPr>
      </w:pPr>
      <w:r w:rsidRPr="004E520E">
        <w:t>To retain for whatever period my Personal Representative deems advisable in my Personal Representative’s absolute discretion any property, including property owned by me at my death, and to invest and reinvest in any property, both real and personal, including mutual funds of the “load” and “no load” variety, regardless of whether any particular investment would be proper for a Personal Representative and regardless of the extent of diversification of the assets held hereunder.</w:t>
      </w:r>
    </w:p>
    <w:p w14:paraId="5CB2773A" w14:textId="789B9330" w:rsidR="00C80F52" w:rsidRPr="004E520E" w:rsidRDefault="00DB0A06" w:rsidP="00414650">
      <w:pPr>
        <w:pStyle w:val="ListParagraph"/>
        <w:numPr>
          <w:ilvl w:val="0"/>
          <w:numId w:val="4"/>
        </w:numPr>
      </w:pPr>
      <w:r w:rsidRPr="004E520E">
        <w:t xml:space="preserve">To sell and to grant options to purchase all or any part of my estate, both real and personal, at any time, at public or private sale, for such consideration, whether or not the highest possible </w:t>
      </w:r>
      <w:r w:rsidRPr="004E520E">
        <w:lastRenderedPageBreak/>
        <w:t>consideration, and upon such terms, including credit, as my Personal Representative deems advisable in my Personal Representative’s absolute discretion, and to execute, acknowledge, and deliver deeds or other instruments in connection therewith. No purchaser shall be held to see to the application of the purchase money. No Personal Representative shall, unless such Personal Representative acted willfully and in bad faith, be personally liable to any beneficiary under this Last Will and Testament for the sale of any real or personal property pursuant to a contract of sale, notwithstanding the existence of any offer, made subsequent to the execution of such contract, to purchase such property at a higher price.</w:t>
      </w:r>
    </w:p>
    <w:p w14:paraId="01ACF349" w14:textId="77777777" w:rsidR="00C80F52" w:rsidRPr="004E520E" w:rsidRDefault="00DB0A06" w:rsidP="00414650">
      <w:pPr>
        <w:pStyle w:val="ListParagraph"/>
        <w:numPr>
          <w:ilvl w:val="0"/>
          <w:numId w:val="4"/>
        </w:numPr>
      </w:pPr>
      <w:r w:rsidRPr="004E520E">
        <w:t>To lease any real estate for such term or terms and upon such provisions and conditions as my Personal Representative deems advisable in my Personal Representative’s absolute discretion, including the granting of options to renew, options to extend the term or terms, and options to purchase.</w:t>
      </w:r>
    </w:p>
    <w:p w14:paraId="09AD88A8" w14:textId="77777777" w:rsidR="00C80F52" w:rsidRPr="004E520E" w:rsidRDefault="00DB0A06" w:rsidP="00414650">
      <w:pPr>
        <w:pStyle w:val="ListParagraph"/>
        <w:numPr>
          <w:ilvl w:val="0"/>
          <w:numId w:val="4"/>
        </w:numPr>
      </w:pPr>
      <w:r w:rsidRPr="004E520E">
        <w:t>To pay, compromise, settle, or otherwise adjust any claims, including taxes, asserted in favor of or against me, my estate, or my Personal Representative.</w:t>
      </w:r>
    </w:p>
    <w:p w14:paraId="6944EF30" w14:textId="77777777" w:rsidR="00C80F52" w:rsidRPr="004E520E" w:rsidRDefault="00DB0A06" w:rsidP="00414650">
      <w:pPr>
        <w:pStyle w:val="ListParagraph"/>
        <w:numPr>
          <w:ilvl w:val="0"/>
          <w:numId w:val="4"/>
        </w:numPr>
      </w:pPr>
      <w:r w:rsidRPr="004E520E">
        <w:t>To make any separation into shares in whole or in part in kind and at values determined by my Personal Representative, with or without regard to tax basis, and to allocate different kinds and disproportionate amounts of property and undivided interests in property among the shares.</w:t>
      </w:r>
    </w:p>
    <w:p w14:paraId="4214597E" w14:textId="77777777" w:rsidR="00C80F52" w:rsidRPr="004E520E" w:rsidRDefault="00DB0A06" w:rsidP="00414650">
      <w:pPr>
        <w:pStyle w:val="ListParagraph"/>
        <w:numPr>
          <w:ilvl w:val="0"/>
          <w:numId w:val="4"/>
        </w:numPr>
      </w:pPr>
      <w:r w:rsidRPr="004E520E">
        <w:t>To make such elections under the tax laws as my Personal Representative shall deem appropriate, including, but in no way limited to, elections with respect to (i) claiming the alternative value in any estate tax return, (ii) exemptions, (iii) the use of deductions as income tax or estate tax deductions, and (iv) determining whether to make any adjustments between income and principal on account of any election so made.</w:t>
      </w:r>
    </w:p>
    <w:p w14:paraId="68EAAC10" w14:textId="77777777" w:rsidR="00C80F52" w:rsidRPr="004E520E" w:rsidRDefault="00DB0A06" w:rsidP="00414650">
      <w:pPr>
        <w:pStyle w:val="ListParagraph"/>
        <w:numPr>
          <w:ilvl w:val="0"/>
          <w:numId w:val="4"/>
        </w:numPr>
      </w:pPr>
      <w:r w:rsidRPr="004E520E">
        <w:t>To hold bonds, shares, or other securities in bearer form, or in the name of my Personal Representative(s) or in the name of a nominee without indication of any fiduciary capacity.</w:t>
      </w:r>
    </w:p>
    <w:p w14:paraId="6DB47145" w14:textId="77777777" w:rsidR="00C80F52" w:rsidRPr="004E520E" w:rsidRDefault="00DB0A06" w:rsidP="00414650">
      <w:pPr>
        <w:pStyle w:val="ListParagraph"/>
        <w:numPr>
          <w:ilvl w:val="0"/>
          <w:numId w:val="4"/>
        </w:numPr>
      </w:pPr>
      <w:r w:rsidRPr="004E520E">
        <w:t>To deposit cash into any checking, savings, or other account held at any bank or other financial institution.</w:t>
      </w:r>
    </w:p>
    <w:p w14:paraId="5C14ACE7" w14:textId="77777777" w:rsidR="00C80F52" w:rsidRPr="004E520E" w:rsidRDefault="00DB0A06" w:rsidP="00414650">
      <w:pPr>
        <w:pStyle w:val="ListParagraph"/>
        <w:numPr>
          <w:ilvl w:val="0"/>
          <w:numId w:val="4"/>
        </w:numPr>
      </w:pPr>
      <w:r w:rsidRPr="004E520E">
        <w:t>To make any elections permitted under any pension, profit sharing, employee stock ownership, or other benefit plan.</w:t>
      </w:r>
    </w:p>
    <w:p w14:paraId="6BA719A7" w14:textId="77777777" w:rsidR="00C80F52" w:rsidRPr="004E520E" w:rsidRDefault="00DB0A06" w:rsidP="00414650">
      <w:pPr>
        <w:pStyle w:val="ListParagraph"/>
        <w:numPr>
          <w:ilvl w:val="0"/>
          <w:numId w:val="4"/>
        </w:numPr>
      </w:pPr>
      <w:r w:rsidRPr="004E520E">
        <w:t>To employ others in connection with the administration of my estate, including legal counsel, investment advisors, brokers, accountants, and agents, notwithstanding the fact that my Personal Representative may receive a direct or indirect financial benefit as a result of such employment or may otherwise be affiliated with any of them, and to pay reasonable compensation in addition to my Personal Representative’s compensation.</w:t>
      </w:r>
    </w:p>
    <w:p w14:paraId="1CEA974C" w14:textId="3A5A13C0" w:rsidR="00D51CED" w:rsidRPr="004E520E" w:rsidRDefault="00DB0A06" w:rsidP="00414650">
      <w:pPr>
        <w:pStyle w:val="ListParagraph"/>
        <w:numPr>
          <w:ilvl w:val="0"/>
          <w:numId w:val="4"/>
        </w:numPr>
      </w:pPr>
      <w:r w:rsidRPr="004E520E">
        <w:t>To make any payment or distribution due to a “Minor Devisee” (</w:t>
      </w:r>
      <w:r w:rsidR="00B1499C">
        <w:t>as defined in Article Eight(8) below</w:t>
      </w:r>
      <w:r w:rsidRPr="004E520E">
        <w:t>) in any one or more of the following ways:</w:t>
      </w:r>
    </w:p>
    <w:p w14:paraId="6A4D1424" w14:textId="77777777" w:rsidR="006D3198" w:rsidRPr="004E520E" w:rsidRDefault="00DB0A06" w:rsidP="00414650">
      <w:pPr>
        <w:pStyle w:val="ListParagraph"/>
        <w:numPr>
          <w:ilvl w:val="1"/>
          <w:numId w:val="4"/>
        </w:numPr>
        <w:spacing w:before="60" w:after="60"/>
      </w:pPr>
      <w:r w:rsidRPr="004E520E">
        <w:t>directly to such Minor Devisee;</w:t>
      </w:r>
    </w:p>
    <w:p w14:paraId="7059DEE2" w14:textId="77777777" w:rsidR="006D3198" w:rsidRPr="004E520E" w:rsidRDefault="00DB0A06" w:rsidP="00414650">
      <w:pPr>
        <w:pStyle w:val="ListParagraph"/>
        <w:numPr>
          <w:ilvl w:val="1"/>
          <w:numId w:val="4"/>
        </w:numPr>
        <w:spacing w:before="60" w:after="60"/>
      </w:pPr>
      <w:r w:rsidRPr="004E520E">
        <w:t>to such Minor Devisee’s legally appointed guardian or conservator; or</w:t>
      </w:r>
    </w:p>
    <w:p w14:paraId="3AA3381D" w14:textId="2A64994D" w:rsidR="00DB0A06" w:rsidRPr="004E520E" w:rsidRDefault="00DB0A06" w:rsidP="00414650">
      <w:pPr>
        <w:pStyle w:val="ListParagraph"/>
        <w:numPr>
          <w:ilvl w:val="1"/>
          <w:numId w:val="4"/>
        </w:numPr>
        <w:spacing w:before="60" w:after="60"/>
      </w:pPr>
      <w:r w:rsidRPr="004E520E">
        <w:lastRenderedPageBreak/>
        <w:t>to a custodian for such Minor Devisee under the Massachusetts Uniform Transfers to Minors Act or a similar act of another jurisdiction;</w:t>
      </w:r>
    </w:p>
    <w:p w14:paraId="278FD1A4" w14:textId="77777777" w:rsidR="006D3198" w:rsidRPr="004E520E" w:rsidRDefault="00DB0A06" w:rsidP="00CB5896">
      <w:r w:rsidRPr="004E520E">
        <w:t>and the receipt of the person to whom such money or property is paid shall be a full and complete discharge to my Personal Representative.</w:t>
      </w:r>
    </w:p>
    <w:p w14:paraId="3EAB53B6" w14:textId="77777777" w:rsidR="006D3198" w:rsidRPr="004E520E" w:rsidRDefault="00DB0A06" w:rsidP="00414650">
      <w:pPr>
        <w:pStyle w:val="ListParagraph"/>
        <w:numPr>
          <w:ilvl w:val="0"/>
          <w:numId w:val="4"/>
        </w:numPr>
      </w:pPr>
      <w:r w:rsidRPr="004E520E">
        <w:t>To vote any shares of stock or other securities in person or by proxy; to assert or waive any stockholder’s rights or privilege to subscribe for or otherwise acquire additional stock; to deposit securities in any voting trust or with any committee.</w:t>
      </w:r>
    </w:p>
    <w:p w14:paraId="246C893E" w14:textId="77777777" w:rsidR="006D3198" w:rsidRPr="004E520E" w:rsidRDefault="00DB0A06" w:rsidP="00414650">
      <w:pPr>
        <w:pStyle w:val="ListParagraph"/>
        <w:numPr>
          <w:ilvl w:val="0"/>
          <w:numId w:val="4"/>
        </w:numPr>
      </w:pPr>
      <w:r w:rsidRPr="004E520E">
        <w:t>To improve or develop real estate; to construct, alter, or repair buildings or structures on real estate; to settle boundary lines, easements, and other rights with respect to real estate; to partition and to join with co-owners and others in dealing with real estate in any way.</w:t>
      </w:r>
    </w:p>
    <w:p w14:paraId="4C10D376" w14:textId="77777777" w:rsidR="006D3198" w:rsidRPr="004E520E" w:rsidRDefault="00DB0A06" w:rsidP="00414650">
      <w:pPr>
        <w:pStyle w:val="ListParagraph"/>
        <w:numPr>
          <w:ilvl w:val="0"/>
          <w:numId w:val="4"/>
        </w:numPr>
      </w:pPr>
      <w:r w:rsidRPr="004E520E">
        <w:t>To borrow and to pledge or mortgage any property as collateral, and to make secured or unsecured loans. My Personal Representative is specifically authorized to make loans without interest to any beneficiary hereunder. No individual or entity loaning property to my Personal Representative shall be held to see to the application of such property.</w:t>
      </w:r>
    </w:p>
    <w:p w14:paraId="74534996" w14:textId="77777777" w:rsidR="006D3198" w:rsidRPr="004E520E" w:rsidRDefault="00DB0A06" w:rsidP="00414650">
      <w:pPr>
        <w:pStyle w:val="ListParagraph"/>
        <w:numPr>
          <w:ilvl w:val="0"/>
          <w:numId w:val="4"/>
        </w:numPr>
      </w:pPr>
      <w:r w:rsidRPr="004E520E">
        <w:t>When paying devises or dividing or distributing my estate, except in cases where specific devises have been made, to make such payments, division, or distributions wholly or partly in kind or allotting and transferring specific securities or other personal or real property or undivided interests therein as a part or the whole of any one or more payments or shares at then current values.</w:t>
      </w:r>
    </w:p>
    <w:p w14:paraId="47BEAA4E" w14:textId="77777777" w:rsidR="006D3198" w:rsidRPr="004E520E" w:rsidRDefault="00DB0A06" w:rsidP="00414650">
      <w:pPr>
        <w:pStyle w:val="ListParagraph"/>
        <w:numPr>
          <w:ilvl w:val="0"/>
          <w:numId w:val="4"/>
        </w:numPr>
      </w:pPr>
      <w:r w:rsidRPr="004E520E">
        <w:t>To keep any or all of the estate property at any place or places in Massachusetts or elsewhere within the United States or abroad or with a depository or custodian at such place or places.</w:t>
      </w:r>
    </w:p>
    <w:p w14:paraId="2729390E" w14:textId="654C5CAD" w:rsidR="006D3198" w:rsidRPr="004E520E" w:rsidRDefault="00DB0A06" w:rsidP="00414650">
      <w:pPr>
        <w:pStyle w:val="ListParagraph"/>
        <w:numPr>
          <w:ilvl w:val="0"/>
          <w:numId w:val="4"/>
        </w:numPr>
      </w:pPr>
      <w:r w:rsidRPr="004E520E">
        <w:t xml:space="preserve">To exercise any of the powers in this </w:t>
      </w:r>
      <w:r w:rsidR="00C537FF" w:rsidRPr="004E520E">
        <w:t>Article</w:t>
      </w:r>
      <w:r w:rsidRPr="004E520E">
        <w:t xml:space="preserve"> by dealing with any third person or persons as my Personal Representative shall determine in my Personal Representative’s absolute </w:t>
      </w:r>
      <w:r w:rsidR="00B1499C">
        <w:t>discretion.</w:t>
      </w:r>
    </w:p>
    <w:p w14:paraId="6D973C50" w14:textId="77777777" w:rsidR="006D3198" w:rsidRPr="004E520E" w:rsidRDefault="00DB0A06" w:rsidP="00414650">
      <w:pPr>
        <w:pStyle w:val="ListParagraph"/>
        <w:numPr>
          <w:ilvl w:val="0"/>
          <w:numId w:val="4"/>
        </w:numPr>
      </w:pPr>
      <w:r w:rsidRPr="004E520E">
        <w:t>To determine in my Personal Representative’s absolute discretion the allocation of any generation-skipping transfer tax exemption available to me at my death to property passing under this Last Will and Testament or otherwise. The determination of my Personal Representative with respect to any such elections or allocation, if made or taken in good faith, shall be conclusive and binding upon all affected persons, whether or not in being.</w:t>
      </w:r>
    </w:p>
    <w:p w14:paraId="74A955D9" w14:textId="77777777" w:rsidR="00A02EBC" w:rsidRPr="004E520E" w:rsidRDefault="00DB0A06" w:rsidP="00414650">
      <w:pPr>
        <w:pStyle w:val="ListParagraph"/>
        <w:numPr>
          <w:ilvl w:val="0"/>
          <w:numId w:val="4"/>
        </w:numPr>
      </w:pPr>
      <w:r w:rsidRPr="004E520E">
        <w:t xml:space="preserve">My Personal Representative may claim the alternative value in any estate tax return, may claim any expenses of my estate as income tax or estate tax deductions, may allocate any generation-skipping transfer tax exemption as my Personal Representative deems advisable in my Personal Representative’s absolute discretion, or may make any other elections of whatever nature available to it, the decision of my Personal Representative in regard to the foregoing to be conclusive on all concerned, and although such decision may affect income and principal accounts hereunder or under the Revocable Trust, no compensating adjustments shall be made by reason of such effect. In making, or not making, any such aforesaid election(s), my Personal Representative may take into consideration what income tax, estate tax, or generation-skipping transfer tax impact to others may result therefrom, and my Personal Representative shall not be bound to make any such aforesaid election in such a manner as to only result in minimizing the estate taxes payable by reason of my death. To whatever extent my Personal Representative may, or may not, make any aforesaid election, my Personal </w:t>
      </w:r>
      <w:r w:rsidRPr="004E520E">
        <w:lastRenderedPageBreak/>
        <w:t>Representative shall be relieved of all liability therefor, unless my Personal Representative acted willfully and in bad faith.</w:t>
      </w:r>
    </w:p>
    <w:p w14:paraId="7B3F2B8B" w14:textId="52D74A5B" w:rsidR="00DB0A06" w:rsidRPr="004E520E" w:rsidRDefault="00DB0A06" w:rsidP="00414650">
      <w:pPr>
        <w:pStyle w:val="ListParagraph"/>
        <w:numPr>
          <w:ilvl w:val="0"/>
          <w:numId w:val="4"/>
        </w:numPr>
      </w:pPr>
      <w:r w:rsidRPr="004E520E">
        <w:t xml:space="preserve">To access, use, and control my “digital assets” (as defined in </w:t>
      </w:r>
      <w:r w:rsidR="00F66ED3" w:rsidRPr="004E520E">
        <w:t>Article 9</w:t>
      </w:r>
      <w:r w:rsidR="002308CA" w:rsidRPr="004E520E">
        <w:t xml:space="preserve"> (6)</w:t>
      </w:r>
      <w:r w:rsidRPr="004E520E">
        <w:t xml:space="preserve"> below) owned or controlled by me at my death, to categorize the same as tangible personal property or otherwise (tangible or intellectual) as appropriate, and to have all powers with respect to such digital assets as are necessary and/or appropriate to facilitate the proper administration and distribution of my estate, including, but not limited to (1) having access to any and all passwords associated with such digital assets; (2) having access to any electronically stored information owned or controlled by me at my death, and the contents of any communication that is electronically stored; and (3) obtaining copies of any digital assets from any person or entity that possesses, custodies, or controls such digital assets. My Personal Representative may employ any consultants or agents to advise or assist my Personal Representative in decrypting any encrypted electronically stored information of mine or in bypassing, resetting, or recovering any password or other kind of authentication or authorization, and I hereby authorize my Personal Representative to take any of these actions to access any such digital assets owned or controlled by me at my death.</w:t>
      </w:r>
    </w:p>
    <w:p w14:paraId="27A67CE4" w14:textId="30555640" w:rsidR="00CD6D99" w:rsidRPr="004E520E" w:rsidRDefault="00A02EBC" w:rsidP="00A02EBC">
      <w:pPr>
        <w:pStyle w:val="Heading1"/>
      </w:pPr>
      <w:r w:rsidRPr="004E520E">
        <w:br/>
      </w:r>
      <w:bookmarkEnd w:id="8"/>
      <w:r w:rsidRPr="004E520E">
        <w:t>PAYMENTS OF DEBTS AND EXPENSES</w:t>
      </w:r>
    </w:p>
    <w:p w14:paraId="3C87BD99" w14:textId="76A55687" w:rsidR="00514CF6" w:rsidRPr="004E520E" w:rsidRDefault="00514CF6" w:rsidP="00514CF6">
      <w:r w:rsidRPr="004E520E">
        <w:t xml:space="preserve">All of my debts, funeral expenses, expenses of administration, and all federal and state taxes in the nature of estate, inheritance, succession, transfer, or like taxes (but excluding generation-skipping transfer taxes), including interest and penalties thereon, arising or owing on, or by reason of, my death, with respect to any property passing under this Last Will and Testament or under the Revocable Trust shall be borne and paid from my residuary estate, provided that no “tax-favored retirement plan” (as defined in </w:t>
      </w:r>
      <w:r w:rsidR="002308CA" w:rsidRPr="004E520E">
        <w:t xml:space="preserve">Article </w:t>
      </w:r>
      <w:r w:rsidR="00B1499C" w:rsidRPr="00B1499C">
        <w:t>Eight</w:t>
      </w:r>
      <w:r w:rsidR="006E001B" w:rsidRPr="004E520E">
        <w:t>(7)</w:t>
      </w:r>
      <w:r w:rsidRPr="004E520E">
        <w:t xml:space="preserve"> below) shall be used to pay for any such debts, funeral expenses, expenses of administration, and/or taxes unless there are insufficient other funds in my residuary estate. Any such aforesaid federal and state taxes payable with respect to property or proceeds passing outside this Last Will and Testament or outside the Revocable Trust shall be proportionately borne and paid by the recipients thereof. Notwithstanding the foregoing, to the extent that my Personal Representative may deem it advisable to have any of the aforesaid debts, expenses, taxes, interest, and penalties otherwise payable by my estate, or any devise contained in this Last Will and Testament paid from the assets of the Revocable Trust, my Personal Representative may certify to the Revocable Trust such items and the amount thereof in accordance with the provisions of the Revocable Trust, except that if the Trustee shall, in the exercise of the discretion granted to it pursuant to the Revocable Trust, not pay any such item or part thereof, said item or part thereof shall be paid by my Personal Representative from my residuary estate. In the event that any property or interest in property passing under this Last Will and Testament, by operation of law or otherwise by reason of my death shall be encumbered by mortgage or lien, or shall be pledged to secure any obligation (whether the property or interest in property so encumbered or pledged shall be owned by me jointly or individually), it is my intention that such indebtedness shall not be charged to or paid from my estate, but that the devisee, joint owner taking by survivorship, or beneficiary receiving such property or interest in property shall take it subject to all encumbrances existing at the time of my death.</w:t>
      </w:r>
    </w:p>
    <w:p w14:paraId="27A67CED" w14:textId="3F810F71" w:rsidR="00CD6D99" w:rsidRPr="004E520E" w:rsidRDefault="00514CF6" w:rsidP="00514CF6">
      <w:pPr>
        <w:pStyle w:val="Heading1"/>
      </w:pPr>
      <w:bookmarkStart w:id="9" w:name="5617322760430108128"/>
      <w:r w:rsidRPr="004E520E">
        <w:lastRenderedPageBreak/>
        <w:br/>
      </w:r>
      <w:bookmarkEnd w:id="9"/>
      <w:r w:rsidR="005A4F15" w:rsidRPr="004E520E">
        <w:t>REPRESENTATION</w:t>
      </w:r>
    </w:p>
    <w:p w14:paraId="3111E1D4" w14:textId="56C10EC1" w:rsidR="00B03D29" w:rsidRPr="004E520E" w:rsidRDefault="005C7566" w:rsidP="005C7566">
      <w:r w:rsidRPr="004E520E">
        <w:t>For the purposes of this Last Will and Testament, and except as provided elsewhere herein, a Minor Devisee, if any, shall be represented by such Minor Devisee’s parent(s) with whom such Minor Devisee resides, including a parent who may be the Personal Representative or a Personal Representative hereunder, but if such parent is not able or willing to represent the Minor Devisee for any reason, such Minor Devisee shall be represented by a guardian or conservator appointed by a court, if any. In the case of an “Incompetent Devisee” (as defined in</w:t>
      </w:r>
      <w:r w:rsidR="00E0442F" w:rsidRPr="004E520E">
        <w:t xml:space="preserve"> Article</w:t>
      </w:r>
      <w:r w:rsidR="00D93F1F" w:rsidRPr="004E520E">
        <w:t xml:space="preserve"> </w:t>
      </w:r>
      <w:r w:rsidR="00B1499C" w:rsidRPr="00B1499C">
        <w:t>Eight</w:t>
      </w:r>
      <w:r w:rsidR="00423BC0" w:rsidRPr="004E520E">
        <w:fldChar w:fldCharType="begin"/>
      </w:r>
      <w:r w:rsidR="00423BC0" w:rsidRPr="004E520E">
        <w:instrText xml:space="preserve"> REF _Ref224994209 \r \h </w:instrText>
      </w:r>
      <w:r w:rsidR="004E520E" w:rsidRPr="004E520E">
        <w:instrText xml:space="preserve"> \* MERGEFORMAT </w:instrText>
      </w:r>
      <w:r w:rsidR="00423BC0" w:rsidRPr="004E520E">
        <w:fldChar w:fldCharType="separate"/>
      </w:r>
      <w:r w:rsidR="00922836">
        <w:t>(9)</w:t>
      </w:r>
      <w:r w:rsidR="00423BC0" w:rsidRPr="004E520E">
        <w:fldChar w:fldCharType="end"/>
      </w:r>
      <w:r w:rsidR="00D93F1F" w:rsidRPr="004E520E">
        <w:t xml:space="preserve"> below</w:t>
      </w:r>
      <w:r w:rsidRPr="004E520E">
        <w:t xml:space="preserve">), such Incompetent Devisee shall be represented by such Incompetent Devisee’s attorney-in-fact, provided that such attorney-in-fact has the requisite authority to act on behalf of such Incompetent Devisee, otherwise by a guardian or conservator appointed by a court, if any. Notwithstanding the foregoing and only if the parent(s) with whom a Minor Devisee resides, the attorney-in-fact of an Incompetent Devisee, and/or a court-appointed guardian or conservator of a Minor Devisee or an Incompetent Devisee, as the case may be, is not able or willing to represent such devisee or there is no such parent with whom a Minor Devisee resides, attorney-in-fact of an Incompetent Devisee, or guardian or conservator appointed by a court or either a Minor Devisee or an Incompetent Devisee, as the case may be, then in any such case and in the case of a devisee whose identity or location is unknown and not reasonably ascertainable (including, but not limited to, a Minor Devisee and/or an Incompetent Devisee), such devisee may be represented by and bound by another devisee having a substantially identical interest in my estate, provided, however, that no such devisee shall be represented by a devisee with whom such devisee has a conflict of interest. Any representative acting pursuant to this </w:t>
      </w:r>
      <w:r w:rsidR="00B03D29" w:rsidRPr="004E520E">
        <w:t>Article</w:t>
      </w:r>
      <w:r w:rsidRPr="004E520E">
        <w:t xml:space="preserve"> may assent or object to any petition, action, or other matter on behalf of the devisee and such representative may receive and/or approve any account, execute any receipt and receive any notice, or otherwise act on behalf of such devisee as required or permitted hereunder or by statute or other rule of law, and any such action by such representative shall be binding upon such devisee, such devisee’s estate, heirs, successors, and assigns, and shall be of the same force and effect as if delivered to or executed by such devisee. I specifically request that no guardian ad litem be appointed to represent the interests of any Minor Devisee, Incompetent Devisee, or person unborn or unascertained unless my Personal Representative or any court deems such appointment to be necessary to preserve a devisee’s interest in my estate.</w:t>
      </w:r>
    </w:p>
    <w:p w14:paraId="27A67CEF" w14:textId="7D9D6C9A" w:rsidR="00CD6D99" w:rsidRPr="004E520E" w:rsidRDefault="00A85131" w:rsidP="00A85131">
      <w:pPr>
        <w:pStyle w:val="Heading1"/>
      </w:pPr>
      <w:bookmarkStart w:id="10" w:name="10997349796978872495"/>
      <w:r w:rsidRPr="004E520E">
        <w:br/>
      </w:r>
      <w:bookmarkEnd w:id="10"/>
      <w:r w:rsidRPr="004E520E">
        <w:t xml:space="preserve">spendthrift </w:t>
      </w:r>
      <w:r w:rsidR="006D6A94" w:rsidRPr="004E520E">
        <w:t>provisions</w:t>
      </w:r>
    </w:p>
    <w:p w14:paraId="41307FE5" w14:textId="64D29010" w:rsidR="006D6A94" w:rsidRPr="004E520E" w:rsidRDefault="00821348" w:rsidP="00821348">
      <w:r w:rsidRPr="004E520E">
        <w:t>The interest of any beneficiary in any share or part of this Last Will and Testament, both principal and income, shall not be voluntarily or involuntarily transferred and shall not be attachable nor paid by way of anticipation, nor transferred or paid in compliance with any judicial or other similar order and shall not be applied to, or held liable for, any of such beneficiary’s debts or obligations either in law or equity and shall not in any event pass to such beneficiary’s assignee under any insolvency or bankruptcy law, and shall not be subject to the interference or control of creditors, spouses, former spouses, or others.</w:t>
      </w:r>
    </w:p>
    <w:p w14:paraId="27A67CF7" w14:textId="1A47DF68" w:rsidR="00CD6D99" w:rsidRPr="004E520E" w:rsidRDefault="00065F70" w:rsidP="0057493F">
      <w:pPr>
        <w:pStyle w:val="Heading1"/>
        <w:rPr>
          <w:szCs w:val="24"/>
        </w:rPr>
      </w:pPr>
      <w:bookmarkStart w:id="11" w:name="12907666303203252211"/>
      <w:r w:rsidRPr="004E520E">
        <w:rPr>
          <w:szCs w:val="24"/>
        </w:rPr>
        <w:lastRenderedPageBreak/>
        <w:br/>
      </w:r>
      <w:bookmarkEnd w:id="11"/>
      <w:r w:rsidR="00821348" w:rsidRPr="004E520E">
        <w:rPr>
          <w:szCs w:val="24"/>
        </w:rPr>
        <w:t>definition and clarifications</w:t>
      </w:r>
    </w:p>
    <w:p w14:paraId="5C475250" w14:textId="538FEAAD" w:rsidR="00F51714" w:rsidRPr="004E520E" w:rsidRDefault="00FB5E32" w:rsidP="00414650">
      <w:pPr>
        <w:pStyle w:val="ListParagraph"/>
        <w:numPr>
          <w:ilvl w:val="0"/>
          <w:numId w:val="3"/>
        </w:numPr>
      </w:pPr>
      <w:r w:rsidRPr="004E520E">
        <w:t>Whenever the term “Personal Representative” is used herein, it shall also include any Special Personal Representative, executor, administrator, or other fiduciary, whether acting in a permanent, temporary, or special capacity</w:t>
      </w:r>
      <w:r w:rsidR="00B1499C">
        <w:t>.</w:t>
      </w:r>
    </w:p>
    <w:p w14:paraId="64CC5188" w14:textId="77777777" w:rsidR="00F51714" w:rsidRPr="004E520E" w:rsidRDefault="00FB5E32" w:rsidP="00414650">
      <w:pPr>
        <w:pStyle w:val="ListParagraph"/>
        <w:numPr>
          <w:ilvl w:val="0"/>
          <w:numId w:val="3"/>
        </w:numPr>
      </w:pPr>
      <w:r w:rsidRPr="004E520E">
        <w:t>Whenever distribution of property is to be made “by right of representation” such distribution shall be made per stirpes and not per capita at each generation.</w:t>
      </w:r>
    </w:p>
    <w:p w14:paraId="3994ADDF" w14:textId="77777777" w:rsidR="00F51714" w:rsidRPr="004E520E" w:rsidRDefault="00FB5E32" w:rsidP="00414650">
      <w:pPr>
        <w:pStyle w:val="ListParagraph"/>
        <w:numPr>
          <w:ilvl w:val="0"/>
          <w:numId w:val="3"/>
        </w:numPr>
      </w:pPr>
      <w:r w:rsidRPr="004E520E">
        <w:t>The singular shall include the plural, the plural shall include the singular, the masculine pronoun shall include the feminine pronoun or the neuter, the feminine pronoun shall include the masculine pronoun or the neuter, and the neuter shall include the masculine or the feminine pronoun, wherever the context so permits.</w:t>
      </w:r>
    </w:p>
    <w:p w14:paraId="53FD6F52" w14:textId="77777777" w:rsidR="00F51714" w:rsidRPr="004E520E" w:rsidRDefault="00FB5E32" w:rsidP="00414650">
      <w:pPr>
        <w:pStyle w:val="ListParagraph"/>
        <w:numPr>
          <w:ilvl w:val="0"/>
          <w:numId w:val="3"/>
        </w:numPr>
      </w:pPr>
      <w:r w:rsidRPr="004E520E">
        <w:t>All references to the “Code” shall mean the Internal Revenue Code of 1986 or any successor Code as the same may from time to time be amended.</w:t>
      </w:r>
    </w:p>
    <w:p w14:paraId="35BA5741" w14:textId="77777777" w:rsidR="00F51714" w:rsidRPr="004E520E" w:rsidRDefault="00FB5E32" w:rsidP="00414650">
      <w:pPr>
        <w:pStyle w:val="ListParagraph"/>
        <w:numPr>
          <w:ilvl w:val="0"/>
          <w:numId w:val="3"/>
        </w:numPr>
      </w:pPr>
      <w:r w:rsidRPr="004E520E">
        <w:t>All references to estate taxes shall include inheritance and other death taxes.</w:t>
      </w:r>
    </w:p>
    <w:p w14:paraId="43514E6A" w14:textId="72182D99" w:rsidR="00F51714" w:rsidRPr="004E520E" w:rsidRDefault="00FB5E32" w:rsidP="00414650">
      <w:pPr>
        <w:pStyle w:val="ListParagraph"/>
        <w:numPr>
          <w:ilvl w:val="0"/>
          <w:numId w:val="3"/>
        </w:numPr>
      </w:pPr>
      <w:r w:rsidRPr="004E520E">
        <w:t xml:space="preserve">The term “digital assets” shall include files stored on my digital devices, including but not limited to, desktop computers, laptop computers, tablets, peripherals, storage devices, mobile telephones, smartphones, and any similar digital device which currently exists or may exist as technology develops or such comparable items as technology develops, and shall also include, but shall not be limited to, email communications, whether such communication(s) has/have been sent, received, drafted, and/or deleted; email accounts; digital music; digital photographs; digital videos; software licenses; social network accounts; file sharing accounts; financial accounts; domain registrations; Domain Name System (DNS) service accounts; web hosting accounts; tax preparation service accounts; online stores; affiliate programs; “user accounts,” including but not limited to an established relationship between a user and a computing device or between a user and a provider of Internet or other network access, electronic communication services, or remote computing services, whether public or private; and other online accounts and similar digital items which currently exist or may exist as technology develops or such comparable items as technology develops, regardless of the ownership of the physical device upon which the digital item is stored. The terms used in this </w:t>
      </w:r>
      <w:r w:rsidR="00B1499C" w:rsidRPr="00B1499C">
        <w:t>paragraph</w:t>
      </w:r>
      <w:r w:rsidRPr="004E520E">
        <w:t xml:space="preserve"> with respect to what constitutes “digital assets” are to be construed as broadly as possible.</w:t>
      </w:r>
    </w:p>
    <w:p w14:paraId="141CBC48" w14:textId="77777777" w:rsidR="00F51714" w:rsidRPr="004E520E" w:rsidRDefault="00FB5E32" w:rsidP="00414650">
      <w:pPr>
        <w:pStyle w:val="ListParagraph"/>
        <w:numPr>
          <w:ilvl w:val="0"/>
          <w:numId w:val="3"/>
        </w:numPr>
      </w:pPr>
      <w:r w:rsidRPr="004E520E">
        <w:t>The term “tax-favored retirement plan” shall refer to any of the following: any annuity governed by § 72 of the Code, any plan qualified under § 401 of the Code, any simplified employee plan under § 408(k) of the Code, any individual retirement account under § 408(a) of the Code, any Roth IRA under § 408A of the Code, any tax-sheltered annuity or mutual fund arrangement under § 403(b) of the Code, or any other type of retirement plan receiving favorable tax treatment under the Code.</w:t>
      </w:r>
    </w:p>
    <w:p w14:paraId="33FB517A" w14:textId="77777777" w:rsidR="00F51714" w:rsidRPr="004E520E" w:rsidRDefault="00FB5E32" w:rsidP="00414650">
      <w:pPr>
        <w:pStyle w:val="ListParagraph"/>
        <w:numPr>
          <w:ilvl w:val="0"/>
          <w:numId w:val="3"/>
        </w:numPr>
      </w:pPr>
      <w:r w:rsidRPr="004E520E">
        <w:t>The term “Minor Devisee” shall mean a devisee under this Last Will and Testament who has not yet attained eighteen (18) years of age.</w:t>
      </w:r>
    </w:p>
    <w:p w14:paraId="768BD51C" w14:textId="77777777" w:rsidR="00D93F1F" w:rsidRPr="004E520E" w:rsidRDefault="00FB5E32" w:rsidP="00414650">
      <w:pPr>
        <w:pStyle w:val="ListParagraph"/>
        <w:numPr>
          <w:ilvl w:val="0"/>
          <w:numId w:val="3"/>
        </w:numPr>
      </w:pPr>
      <w:bookmarkStart w:id="12" w:name="_Ref224994209"/>
      <w:r w:rsidRPr="004E520E">
        <w:lastRenderedPageBreak/>
        <w:t>The term “Incompetent Devisee” shall mean a devisee under this Last Will and Testament who, pursuant to the written opinion of a licensed physician, licensed psychologist, or licensed attorney at law, is incapable of managing such devisee’s financial affairs, or has a guardian and/or conservator appointed by a court acting on behalf of such devisee.</w:t>
      </w:r>
      <w:bookmarkEnd w:id="12"/>
    </w:p>
    <w:p w14:paraId="394FFCA4" w14:textId="63029E9D" w:rsidR="00821348" w:rsidRPr="004E520E" w:rsidRDefault="00FB5E32" w:rsidP="00414650">
      <w:pPr>
        <w:pStyle w:val="ListParagraph"/>
        <w:numPr>
          <w:ilvl w:val="0"/>
          <w:numId w:val="3"/>
        </w:numPr>
      </w:pPr>
      <w:r w:rsidRPr="004E520E">
        <w:t>Headings and subheadings have been inserted for the convenience of reference only and are to be ignored in the construction of the provisions of this Last Will and Testament.</w:t>
      </w:r>
    </w:p>
    <w:p w14:paraId="27A67CF8" w14:textId="1328177D" w:rsidR="00CD6D99" w:rsidRPr="004E520E" w:rsidRDefault="002F45E4" w:rsidP="002F45E4">
      <w:pPr>
        <w:pStyle w:val="Heading1"/>
      </w:pPr>
      <w:bookmarkStart w:id="13" w:name="12907906115156106980"/>
      <w:r w:rsidRPr="004E520E">
        <w:br/>
      </w:r>
      <w:bookmarkEnd w:id="13"/>
      <w:r w:rsidR="00783C66" w:rsidRPr="004E520E">
        <w:t>DECISIONS BY PERSONAL REPRESENTATIVE</w:t>
      </w:r>
    </w:p>
    <w:p w14:paraId="27A67CF9" w14:textId="2BD25DD0" w:rsidR="00CD6D99" w:rsidRPr="004E520E" w:rsidRDefault="0076279C">
      <w:pPr>
        <w:pStyle w:val="TextHeading2"/>
        <w:rPr>
          <w:rFonts w:ascii="Garamond" w:hAnsi="Garamond"/>
          <w:szCs w:val="24"/>
        </w:rPr>
      </w:pPr>
      <w:r w:rsidRPr="004E520E">
        <w:rPr>
          <w:rFonts w:ascii="Garamond" w:hAnsi="Garamond"/>
          <w:szCs w:val="18"/>
        </w:rPr>
        <w:t>Any decision by my Personal Representative with respect to any discretionary power hereunder shall be final and binding on all persons interested. Unless due to such Personal Representative’s own willful default or gross negligence, no Personal Representative shall be liable for said Personal Representative’s acts or omissions or those of any co-Personal Representative or prior Personal Representative.</w:t>
      </w:r>
    </w:p>
    <w:p w14:paraId="27A67CFA" w14:textId="4FFD6348" w:rsidR="00CD6D99" w:rsidRPr="004E520E" w:rsidRDefault="0076279C" w:rsidP="0076279C">
      <w:pPr>
        <w:pStyle w:val="Heading1"/>
      </w:pPr>
      <w:bookmarkStart w:id="14" w:name="2399541439995935679"/>
      <w:r w:rsidRPr="004E520E">
        <w:br/>
      </w:r>
      <w:bookmarkEnd w:id="14"/>
      <w:r w:rsidR="00792436" w:rsidRPr="004E520E">
        <w:t>BOND AND ESTATE SUPERVISION</w:t>
      </w:r>
    </w:p>
    <w:p w14:paraId="27A67CFB" w14:textId="41D1FD52" w:rsidR="00CD6D99" w:rsidRPr="004E520E" w:rsidRDefault="00BE2494">
      <w:pPr>
        <w:pStyle w:val="TextHeading2"/>
        <w:rPr>
          <w:rFonts w:ascii="Garamond" w:hAnsi="Garamond"/>
          <w:szCs w:val="24"/>
        </w:rPr>
      </w:pPr>
      <w:r w:rsidRPr="004E520E">
        <w:rPr>
          <w:rFonts w:ascii="Garamond" w:hAnsi="Garamond"/>
          <w:spacing w:val="-2"/>
          <w:szCs w:val="18"/>
        </w:rPr>
        <w:t>No bond shall be required of any Personal Representative serving hereunder, whether or not</w:t>
      </w:r>
      <w:r w:rsidRPr="004E520E">
        <w:rPr>
          <w:rFonts w:ascii="Garamond" w:hAnsi="Garamond"/>
          <w:szCs w:val="18"/>
        </w:rPr>
        <w:t xml:space="preserve"> </w:t>
      </w:r>
      <w:r w:rsidRPr="004E520E">
        <w:rPr>
          <w:rFonts w:ascii="Garamond" w:hAnsi="Garamond"/>
          <w:spacing w:val="-2"/>
          <w:szCs w:val="18"/>
        </w:rPr>
        <w:t>specifically named in this Last Will and Testament, or if a bond is required by law, then no</w:t>
      </w:r>
      <w:r w:rsidRPr="004E520E">
        <w:rPr>
          <w:rFonts w:ascii="Garamond" w:hAnsi="Garamond"/>
          <w:szCs w:val="18"/>
        </w:rPr>
        <w:t xml:space="preserve"> sure</w:t>
      </w:r>
      <w:r w:rsidRPr="004E520E">
        <w:rPr>
          <w:rFonts w:ascii="Garamond" w:hAnsi="Garamond"/>
          <w:spacing w:val="-2"/>
          <w:szCs w:val="18"/>
        </w:rPr>
        <w:t>ty will be required on such bond. I request that the administration of my estate be unsuper</w:t>
      </w:r>
      <w:r w:rsidRPr="004E520E">
        <w:rPr>
          <w:rFonts w:ascii="Garamond" w:hAnsi="Garamond"/>
          <w:szCs w:val="18"/>
        </w:rPr>
        <w:t>vised</w:t>
      </w:r>
      <w:r w:rsidR="00065F70" w:rsidRPr="004E520E">
        <w:rPr>
          <w:rFonts w:ascii="Garamond" w:hAnsi="Garamond"/>
          <w:szCs w:val="24"/>
        </w:rPr>
        <w:t>.</w:t>
      </w:r>
    </w:p>
    <w:p w14:paraId="27A67CFC" w14:textId="10B8DD03" w:rsidR="00CD6D99" w:rsidRPr="004E520E" w:rsidRDefault="00BE2494" w:rsidP="00BE2494">
      <w:pPr>
        <w:pStyle w:val="Heading1"/>
      </w:pPr>
      <w:bookmarkStart w:id="15" w:name="12908385739061816518"/>
      <w:r w:rsidRPr="004E520E">
        <w:br/>
      </w:r>
      <w:bookmarkEnd w:id="15"/>
      <w:r w:rsidR="00B1499C">
        <w:t>Compensation</w:t>
      </w:r>
    </w:p>
    <w:p w14:paraId="27A67CFD" w14:textId="77777777" w:rsidR="00CD6D99" w:rsidRPr="004E520E" w:rsidRDefault="00065F70">
      <w:pPr>
        <w:pStyle w:val="TextHeading2"/>
        <w:rPr>
          <w:rFonts w:ascii="Garamond" w:hAnsi="Garamond"/>
          <w:szCs w:val="24"/>
        </w:rPr>
      </w:pPr>
      <w:r w:rsidRPr="004E520E">
        <w:rPr>
          <w:rFonts w:ascii="Garamond" w:hAnsi="Garamond"/>
          <w:szCs w:val="24"/>
        </w:rPr>
        <w:t>Any fiduciary serving under my Will is entitled to reasonable compensation commensurate with services actually performed.  In addition, any fiduciary serving under my Will is entitled to reimbursement for reasonable expenses incurred.</w:t>
      </w:r>
    </w:p>
    <w:p w14:paraId="27A67CFE" w14:textId="0FF8BD6A" w:rsidR="00CD6D99" w:rsidRPr="004E520E" w:rsidRDefault="00F51215" w:rsidP="00F51215">
      <w:pPr>
        <w:pStyle w:val="Heading1"/>
      </w:pPr>
      <w:bookmarkStart w:id="16" w:name="12726871161769406833"/>
      <w:r w:rsidRPr="004E520E">
        <w:t>{% if requires_guardian_clause %}NOMINATION OF GUARDIAN{% endif %}</w:t>
      </w:r>
      <w:bookmarkEnd w:id="16"/>
      <w:r w:rsidRPr="004E520E"/>
    </w:p>
    <w:p w14:paraId="3512D4F8" w14:textId="70E5B847" w:rsidR="00A960F9" w:rsidRPr="004E520E" w:rsidRDefault="00A960F9" w:rsidP="00A960F9">
      <w:pPr>
        <w:pStyle w:val="ListParagraph"/>
        <w:ind w:left="0"/>
      </w:pPr>
      <w:r w:rsidRPr="004E520E">
        <w:rPr>
          <w:rFonts w:cs="Arial"/>
        </w:rPr>
        <w:t>{% if requires_guardian_clause %}I appoint as guardian of the person and the property of any minor child of mine, the child's other parent, if living, or, if that parent fails to qualify or ceases to act, I appoint {{ guardians.primary.full_name | name }} as guardian of the person and the property of any such minor child of mine. If {{ guardians.primary.full_name | name }} fails to qualify or ceases to act, I appoint {{ guardians.successor.full_name | name }}, and if {{ guardians.successor.full_name | name }} fails to qualify or ceases to act, I appoint {{ guardians.second_successor.full_name | name }}, as guardian of the person and the property of any such minor child of mine. No bond or other security shall be required of any such person. As used in this Article the term "guardian of the property" means the fiduciary (appointed by a court of competent jurisdiction or by other lawful means) responsible for the property of an individual and includes but is not limited to any similar terms such as conservator.{% endif %}</w:t>
      </w:r>
      <w:r w:rsidR="00486310">
        <w:rPr>
          <w:rFonts w:cs="Arial"/>
        </w:rPr>
      </w:r>
      <w:r w:rsidR="00785CE6">
        <w:rPr>
          <w:rFonts w:cs="Arial"/>
        </w:rPr>
      </w:r>
      <w:r w:rsidR="00486310">
        <w:rPr>
          <w:rFonts w:cs="Arial"/>
        </w:rPr>
      </w:r>
      <w:r w:rsidR="00785CE6">
        <w:rPr>
          <w:rFonts w:cs="Arial"/>
        </w:rPr>
      </w:r>
      <w:r w:rsidR="00486310">
        <w:rPr>
          <w:rFonts w:cs="Arial"/>
        </w:rPr>
      </w:r>
      <w:r w:rsidR="00785CE6">
        <w:rPr>
          <w:rFonts w:cs="Arial"/>
        </w:rPr>
      </w:r>
      <w:r w:rsidR="00B1499C" w:rsidRPr="00B1499C">
        <w:rPr>
          <w:rFonts w:cs="Arial"/>
        </w:rPr>
      </w:r>
      <w:r w:rsidR="00785CE6">
        <w:rPr>
          <w:rFonts w:cs="Arial"/>
        </w:rPr>
      </w:r>
      <w:r w:rsidR="00B1499C" w:rsidRPr="00B1499C">
        <w:rPr>
          <w:rFonts w:cs="Arial"/>
        </w:rPr>
      </w:r>
      <w:r w:rsidR="00785CE6">
        <w:rPr>
          <w:rFonts w:cs="Arial"/>
        </w:rPr>
      </w:r>
      <w:r w:rsidRPr="004E520E">
        <w:rPr>
          <w:rFonts w:cs="Arial"/>
        </w:rPr>
      </w:r>
    </w:p>
    <w:p w14:paraId="2E8104B6" w14:textId="77777777" w:rsidR="00A960F9" w:rsidRPr="004E520E" w:rsidRDefault="00A960F9" w:rsidP="00A960F9">
      <w:pPr>
        <w:spacing w:before="60" w:after="60"/>
        <w:rPr>
          <w:color w:val="000000"/>
        </w:rPr>
      </w:pPr>
      <w:r w:rsidRPr="004E520E">
        <w:rPr>
          <w:color w:val="000000"/>
        </w:rPr>
        <w:t>{% if requires_guardian_clause and has_excluded_guardians %}I wish to specifically exclude as guardian of the person and the property of any minor child of mine the following individual(s): {% for person in guardians.excluded %}{{ person.full_name | name }}{% if person.reason %} for {{ person.reason }}{% endif %}{% if not loop.last %}; {% endif %}{% endfor %}.{% endif %}</w:t>
      </w:r>
      <w:r w:rsidRPr="004E520E">
        <w:rPr>
          <w:rFonts w:eastAsia="Aptos"/>
          <w:kern w:val="2"/>
          <w14:ligatures w14:val="standardContextual"/>
        </w:rPr>
      </w:r>
      <w:r w:rsidRPr="004E520E">
        <w:rPr>
          <w:color w:val="000000"/>
        </w:rPr>
      </w:r>
    </w:p>
    <w:p w14:paraId="269E930F" w14:textId="77777777" w:rsidR="00A960F9" w:rsidRPr="004E520E" w:rsidRDefault="00A960F9" w:rsidP="00A960F9">
      <w:pPr>
        <w:pStyle w:val="ListParagraph"/>
        <w:spacing w:before="240" w:after="240"/>
        <w:jc w:val="left"/>
        <w:rPr>
          <w:color w:val="000000"/>
        </w:rPr>
      </w:pPr>
      <w:r w:rsidRPr="004E520E">
        <w:rPr>
          <w:kern w:val="2"/>
          <w14:ligatures w14:val="standardContextual"/>
        </w:rPr>
      </w:r>
    </w:p>
    <w:p w14:paraId="27A67D00" w14:textId="139AD9EB" w:rsidR="00CD6D99" w:rsidRPr="004E520E" w:rsidRDefault="00A960F9" w:rsidP="00A960F9">
      <w:pPr>
        <w:rPr>
          <w:color w:val="000000"/>
        </w:rPr>
      </w:pPr>
      <w:r w:rsidRPr="004E520E">
        <w:rPr>
          <w:color w:val="000000"/>
        </w:rPr>
        <w:t>{% if requires_guardian_clause and has_excluded_guardians %}I declare that the above-named individual(s) shall not be permitted to care for or raise my minor child in the event of my death or disability. Regardless of whether or how much the above-named individual might improve and reform their lives, I do not want them to serve as guardian for my minor child in any circumstances.{% endif %}</w:t>
      </w:r>
      <w:r w:rsidR="00B1499C" w:rsidRPr="00B1499C">
        <w:rPr>
          <w:color w:val="000000"/>
        </w:rPr>
      </w:r>
      <w:r w:rsidRPr="004E520E">
        <w:rPr>
          <w:color w:val="000000"/>
        </w:rPr>
      </w:r>
    </w:p>
    <w:p w14:paraId="27A67D28" w14:textId="326536D5" w:rsidR="00CD6D99" w:rsidRPr="004E520E" w:rsidDel="00285CCD" w:rsidRDefault="00CD6D99" w:rsidP="00A960F9">
      <w:pPr>
        <w:pStyle w:val="Heading1"/>
        <w:numPr>
          <w:ilvl w:val="0"/>
          <w:numId w:val="0"/>
        </w:numPr>
        <w:jc w:val="both"/>
        <w:rPr>
          <w:del w:id="17" w:author="Scott Aubrey" w:date="2026-05-20T16:40:00Z" w16du:dateUtc="2026-05-20T20:40:00Z"/>
        </w:rPr>
      </w:pPr>
      <w:bookmarkStart w:id="18" w:name="_Hlk2860983"/>
      <w:bookmarkEnd w:id="18"/>
    </w:p>
    <w:p w14:paraId="27A67D29" w14:textId="2F23B9C8" w:rsidR="00CD6D99" w:rsidRPr="004E520E" w:rsidRDefault="00065F70">
      <w:pPr>
        <w:pStyle w:val="TextHeading2"/>
        <w:keepNext/>
        <w:keepLines/>
        <w:rPr>
          <w:rFonts w:ascii="Garamond" w:hAnsi="Garamond"/>
          <w:szCs w:val="24"/>
        </w:rPr>
      </w:pPr>
      <w:r w:rsidRPr="004E520E">
        <w:rPr>
          <w:rFonts w:ascii="Garamond" w:hAnsi="Garamond"/>
          <w:szCs w:val="24"/>
        </w:rPr>
        <w:t>I, {{ client.full_name | name }}, the Testator, sign my name to this instrument this _____ day of  _____________, and being first duly sworn, do hereby declare to the undersigned authority that I sign and execute this instrument as my will and that I sign it willingly (or willingly direct another to sign for me), that I execute it as my free and voluntary act for the purposes therein expressed, and that I am 18 years of age or older, of sound mind, and under no constraint or undue influence.</w:t>
      </w:r>
      <w:r w:rsidR="00486310">
        <w:rPr>
          <w:rFonts w:ascii="Garamond" w:hAnsi="Garamond"/>
          <w:szCs w:val="24"/>
        </w:rPr>
      </w:r>
      <w:r w:rsidRPr="004E520E">
        <w:rPr>
          <w:rFonts w:ascii="Garamond" w:hAnsi="Garamond"/>
          <w:szCs w:val="24"/>
        </w:rPr>
      </w:r>
      <w:r w:rsidR="008B5499" w:rsidRPr="004E520E">
        <w:rPr>
          <w:rFonts w:ascii="Garamond" w:hAnsi="Garamond"/>
          <w:szCs w:val="24"/>
        </w:rPr>
      </w:r>
      <w:r w:rsidRPr="004E520E">
        <w:rPr>
          <w:rFonts w:ascii="Garamond" w:hAnsi="Garamond"/>
          <w:szCs w:val="24"/>
        </w:rPr>
      </w:r>
      <w:r w:rsidR="001C6E61" w:rsidRPr="004E520E">
        <w:rPr>
          <w:rFonts w:ascii="Garamond" w:hAnsi="Garamond"/>
          <w:szCs w:val="24"/>
        </w:rPr>
      </w:r>
      <w:r w:rsidRPr="004E520E">
        <w:rPr>
          <w:rFonts w:ascii="Garamond" w:hAnsi="Garamond"/>
          <w:szCs w:val="24"/>
        </w:rPr>
      </w:r>
      <w:r w:rsidR="0087534B" w:rsidRPr="004E520E">
        <w:rPr>
          <w:rFonts w:ascii="Garamond" w:hAnsi="Garamond"/>
          <w:szCs w:val="24"/>
        </w:rPr>
      </w:r>
      <w:r w:rsidRPr="004E520E">
        <w:rPr>
          <w:rFonts w:ascii="Garamond" w:hAnsi="Garamond"/>
          <w:szCs w:val="24"/>
        </w:rPr>
      </w:r>
    </w:p>
    <w:p w14:paraId="27A67D2A" w14:textId="77777777" w:rsidR="00CD6D99" w:rsidRPr="004E520E" w:rsidRDefault="00065F70">
      <w:pPr>
        <w:keepNext/>
        <w:keepLines/>
        <w:tabs>
          <w:tab w:val="left" w:pos="8640"/>
        </w:tabs>
        <w:spacing w:before="960"/>
        <w:ind w:left="3600"/>
      </w:pPr>
      <w:r w:rsidRPr="004E520E">
        <w:rPr>
          <w:u w:val="single"/>
        </w:rPr>
        <w:tab/>
      </w:r>
    </w:p>
    <w:p w14:paraId="27A67D2B" w14:textId="3AB2B064" w:rsidR="00CD6D99" w:rsidRPr="004E520E" w:rsidRDefault="00486310">
      <w:pPr>
        <w:tabs>
          <w:tab w:val="left" w:pos="8640"/>
        </w:tabs>
        <w:spacing w:after="360"/>
        <w:ind w:left="3600"/>
      </w:pPr>
      <w:r>
        <w:t>{{ client.full_name | name }}, Testator</w:t>
      </w:r>
      <w:r w:rsidR="00683FEE" w:rsidRPr="004E520E"/>
    </w:p>
    <w:p w14:paraId="60FA5A63" w14:textId="6DC154FF" w:rsidR="00DB4937" w:rsidRPr="004E520E" w:rsidRDefault="00DB4937" w:rsidP="00DB4937">
      <w:pPr>
        <w:keepNext/>
        <w:keepLines/>
        <w:rPr>
          <w:rFonts w:eastAsia="Aptos"/>
          <w:kern w:val="2"/>
          <w14:ligatures w14:val="standardContextual"/>
        </w:rPr>
      </w:pPr>
      <w:r w:rsidRPr="004E520E">
        <w:rPr>
          <w:rFonts w:eastAsia="Aptos"/>
          <w:kern w:val="2"/>
          <w14:ligatures w14:val="standardContextual"/>
        </w:rPr>
        <w:lastRenderedPageBreak/>
        <w:t xml:space="preserve">We, _________________________, _________________________, the witnesses, sign our names to this instrument being first duly sworn and do declare to the undersigned authority that the </w:t>
      </w:r>
      <w:r w:rsidRPr="004E520E">
        <w:t>Testator</w:t>
      </w:r>
      <w:r w:rsidRPr="004E520E">
        <w:rPr>
          <w:rFonts w:eastAsia="Aptos"/>
          <w:kern w:val="2"/>
          <w14:ligatures w14:val="standardContextual"/>
        </w:rPr>
        <w:t xml:space="preserve"> signs and executes this instrument as her will and that she signs it willingly (or willingly directs another to sign for him) and that each of us, in the presence and hearing of the </w:t>
      </w:r>
      <w:r w:rsidRPr="004E520E">
        <w:t>Testator</w:t>
      </w:r>
      <w:r w:rsidRPr="004E520E">
        <w:rPr>
          <w:rFonts w:eastAsia="Aptos"/>
          <w:kern w:val="2"/>
          <w14:ligatures w14:val="standardContextual"/>
        </w:rPr>
        <w:t xml:space="preserve">, signs this will as witness to the </w:t>
      </w:r>
      <w:r w:rsidRPr="004E520E">
        <w:t>Testator</w:t>
      </w:r>
      <w:r w:rsidRPr="004E520E">
        <w:rPr>
          <w:rFonts w:eastAsia="Aptos"/>
          <w:kern w:val="2"/>
          <w14:ligatures w14:val="standardContextual"/>
        </w:rPr>
        <w:t xml:space="preserve">’s signing, and that to the best of our knowledge the </w:t>
      </w:r>
      <w:r w:rsidRPr="004E520E">
        <w:t>Testator</w:t>
      </w:r>
      <w:r w:rsidRPr="004E520E">
        <w:rPr>
          <w:rFonts w:eastAsia="Aptos"/>
          <w:kern w:val="2"/>
          <w14:ligatures w14:val="standardContextual"/>
        </w:rPr>
        <w:t xml:space="preserve"> is eighteen years of age or older, of sound mind and under no constraint or undue influence.</w:t>
      </w:r>
    </w:p>
    <w:p w14:paraId="7F6A6074" w14:textId="77777777" w:rsidR="00DB4937" w:rsidRPr="004E520E" w:rsidRDefault="00DB4937" w:rsidP="00DB4937">
      <w:pPr>
        <w:keepNext/>
        <w:keepLines/>
        <w:rPr>
          <w:rFonts w:eastAsia="Aptos"/>
          <w:kern w:val="2"/>
          <w14:ligatures w14:val="standardContextual"/>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5"/>
        <w:gridCol w:w="416"/>
        <w:gridCol w:w="4389"/>
      </w:tblGrid>
      <w:tr w:rsidR="00DB4937" w:rsidRPr="004E520E" w14:paraId="6CF8E53C" w14:textId="77777777" w:rsidTr="00E506E1">
        <w:tc>
          <w:tcPr>
            <w:tcW w:w="4590" w:type="dxa"/>
            <w:tcBorders>
              <w:bottom w:val="single" w:sz="4" w:space="0" w:color="auto"/>
            </w:tcBorders>
          </w:tcPr>
          <w:p w14:paraId="2F032FD6" w14:textId="77777777" w:rsidR="00DB4937" w:rsidRPr="004E520E" w:rsidRDefault="00DB4937" w:rsidP="00DB4937">
            <w:pPr>
              <w:keepNext/>
              <w:keepLines/>
              <w:spacing w:before="720"/>
            </w:pPr>
          </w:p>
        </w:tc>
        <w:tc>
          <w:tcPr>
            <w:tcW w:w="270" w:type="dxa"/>
            <w:vAlign w:val="bottom"/>
          </w:tcPr>
          <w:p w14:paraId="284EFB96" w14:textId="77777777" w:rsidR="00DB4937" w:rsidRPr="004E520E" w:rsidRDefault="00DB4937" w:rsidP="00DB4937">
            <w:pPr>
              <w:keepNext/>
              <w:keepLines/>
            </w:pPr>
            <w:r w:rsidRPr="004E520E">
              <w:t>of</w:t>
            </w:r>
          </w:p>
        </w:tc>
        <w:tc>
          <w:tcPr>
            <w:tcW w:w="4490" w:type="dxa"/>
            <w:tcBorders>
              <w:bottom w:val="single" w:sz="4" w:space="0" w:color="auto"/>
            </w:tcBorders>
          </w:tcPr>
          <w:p w14:paraId="791670F8" w14:textId="77777777" w:rsidR="00DB4937" w:rsidRPr="004E520E" w:rsidRDefault="00DB4937" w:rsidP="00DB4937">
            <w:pPr>
              <w:keepNext/>
              <w:keepLines/>
            </w:pPr>
          </w:p>
        </w:tc>
      </w:tr>
      <w:tr w:rsidR="00DB4937" w:rsidRPr="004E520E" w14:paraId="7FF52D46" w14:textId="77777777" w:rsidTr="00E506E1">
        <w:tc>
          <w:tcPr>
            <w:tcW w:w="4590" w:type="dxa"/>
            <w:tcBorders>
              <w:top w:val="single" w:sz="4" w:space="0" w:color="auto"/>
            </w:tcBorders>
          </w:tcPr>
          <w:p w14:paraId="237F147A" w14:textId="77777777" w:rsidR="00DB4937" w:rsidRPr="004E520E" w:rsidRDefault="00DB4937" w:rsidP="00DB4937">
            <w:pPr>
              <w:keepNext/>
              <w:keepLines/>
            </w:pPr>
          </w:p>
          <w:p w14:paraId="5D415287" w14:textId="77777777" w:rsidR="00DB4937" w:rsidRPr="004E520E" w:rsidRDefault="00DB4937" w:rsidP="00DB4937">
            <w:pPr>
              <w:keepNext/>
              <w:keepLines/>
            </w:pPr>
            <w:r w:rsidRPr="004E520E">
              <w:t xml:space="preserve">__________________________, Witness </w:t>
            </w:r>
          </w:p>
        </w:tc>
        <w:tc>
          <w:tcPr>
            <w:tcW w:w="270" w:type="dxa"/>
          </w:tcPr>
          <w:p w14:paraId="2E07E673" w14:textId="77777777" w:rsidR="00DB4937" w:rsidRPr="004E520E" w:rsidRDefault="00DB4937" w:rsidP="00DB4937">
            <w:pPr>
              <w:keepNext/>
              <w:keepLines/>
            </w:pPr>
          </w:p>
        </w:tc>
        <w:tc>
          <w:tcPr>
            <w:tcW w:w="4490" w:type="dxa"/>
            <w:tcBorders>
              <w:top w:val="single" w:sz="4" w:space="0" w:color="auto"/>
            </w:tcBorders>
          </w:tcPr>
          <w:p w14:paraId="0020A8B7" w14:textId="77777777" w:rsidR="00DB4937" w:rsidRPr="004E520E" w:rsidRDefault="00DB4937" w:rsidP="00DB4937">
            <w:pPr>
              <w:keepNext/>
              <w:keepLines/>
            </w:pPr>
            <w:r w:rsidRPr="004E520E">
              <w:t>Address</w:t>
            </w:r>
          </w:p>
        </w:tc>
      </w:tr>
    </w:tbl>
    <w:p w14:paraId="7BD6CA7E" w14:textId="77777777" w:rsidR="00DB4937" w:rsidRPr="004E520E" w:rsidRDefault="00DB4937" w:rsidP="00DB4937">
      <w:pPr>
        <w:keepNext/>
        <w:keepLines/>
        <w:widowControl w:val="0"/>
        <w:tabs>
          <w:tab w:val="left" w:pos="4140"/>
          <w:tab w:val="left" w:pos="4500"/>
          <w:tab w:val="left" w:pos="8640"/>
        </w:tabs>
        <w:rPr>
          <w:rFonts w:eastAsia="Aptos"/>
          <w:kern w:val="2"/>
          <w:u w:val="single"/>
          <w14:ligatures w14:val="standardContextual"/>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5"/>
        <w:gridCol w:w="416"/>
        <w:gridCol w:w="4389"/>
      </w:tblGrid>
      <w:tr w:rsidR="00DB4937" w:rsidRPr="004E520E" w14:paraId="395E2E13" w14:textId="77777777" w:rsidTr="00E506E1">
        <w:tc>
          <w:tcPr>
            <w:tcW w:w="4590" w:type="dxa"/>
            <w:tcBorders>
              <w:bottom w:val="single" w:sz="4" w:space="0" w:color="auto"/>
            </w:tcBorders>
          </w:tcPr>
          <w:p w14:paraId="7A2339EF" w14:textId="77777777" w:rsidR="00DB4937" w:rsidRPr="004E520E" w:rsidRDefault="00DB4937" w:rsidP="00DB4937">
            <w:pPr>
              <w:keepNext/>
              <w:keepLines/>
              <w:spacing w:before="720"/>
            </w:pPr>
          </w:p>
        </w:tc>
        <w:tc>
          <w:tcPr>
            <w:tcW w:w="270" w:type="dxa"/>
            <w:vAlign w:val="bottom"/>
          </w:tcPr>
          <w:p w14:paraId="347270E6" w14:textId="77777777" w:rsidR="00DB4937" w:rsidRPr="004E520E" w:rsidRDefault="00DB4937" w:rsidP="00DB4937">
            <w:pPr>
              <w:keepNext/>
              <w:keepLines/>
            </w:pPr>
            <w:r w:rsidRPr="004E520E">
              <w:t>of</w:t>
            </w:r>
          </w:p>
        </w:tc>
        <w:tc>
          <w:tcPr>
            <w:tcW w:w="4490" w:type="dxa"/>
            <w:tcBorders>
              <w:bottom w:val="single" w:sz="4" w:space="0" w:color="auto"/>
            </w:tcBorders>
          </w:tcPr>
          <w:p w14:paraId="2561F0C3" w14:textId="77777777" w:rsidR="00DB4937" w:rsidRPr="004E520E" w:rsidRDefault="00DB4937" w:rsidP="00DB4937">
            <w:pPr>
              <w:keepNext/>
              <w:keepLines/>
            </w:pPr>
          </w:p>
        </w:tc>
      </w:tr>
      <w:tr w:rsidR="00DB4937" w:rsidRPr="004E520E" w14:paraId="498E6C9A" w14:textId="77777777" w:rsidTr="00E506E1">
        <w:tc>
          <w:tcPr>
            <w:tcW w:w="4590" w:type="dxa"/>
            <w:tcBorders>
              <w:top w:val="single" w:sz="4" w:space="0" w:color="auto"/>
            </w:tcBorders>
          </w:tcPr>
          <w:p w14:paraId="6D1A6272" w14:textId="77777777" w:rsidR="00DB4937" w:rsidRPr="004E520E" w:rsidRDefault="00DB4937" w:rsidP="00DB4937">
            <w:pPr>
              <w:keepNext/>
              <w:keepLines/>
            </w:pPr>
          </w:p>
          <w:p w14:paraId="283F9D8F" w14:textId="77777777" w:rsidR="00DB4937" w:rsidRPr="004E520E" w:rsidRDefault="00DB4937" w:rsidP="00DB4937">
            <w:pPr>
              <w:keepNext/>
              <w:keepLines/>
            </w:pPr>
            <w:r w:rsidRPr="004E520E">
              <w:t xml:space="preserve">__________________________, Witness </w:t>
            </w:r>
          </w:p>
        </w:tc>
        <w:tc>
          <w:tcPr>
            <w:tcW w:w="270" w:type="dxa"/>
          </w:tcPr>
          <w:p w14:paraId="2B8C5164" w14:textId="77777777" w:rsidR="00DB4937" w:rsidRPr="004E520E" w:rsidRDefault="00DB4937" w:rsidP="00DB4937">
            <w:pPr>
              <w:keepNext/>
              <w:keepLines/>
            </w:pPr>
          </w:p>
        </w:tc>
        <w:tc>
          <w:tcPr>
            <w:tcW w:w="4490" w:type="dxa"/>
            <w:tcBorders>
              <w:top w:val="single" w:sz="4" w:space="0" w:color="auto"/>
            </w:tcBorders>
          </w:tcPr>
          <w:p w14:paraId="411B2605" w14:textId="77777777" w:rsidR="00DB4937" w:rsidRPr="004E520E" w:rsidRDefault="00DB4937" w:rsidP="00DB4937">
            <w:pPr>
              <w:keepNext/>
              <w:keepLines/>
            </w:pPr>
            <w:r w:rsidRPr="004E520E">
              <w:t>Address</w:t>
            </w:r>
          </w:p>
        </w:tc>
      </w:tr>
    </w:tbl>
    <w:p w14:paraId="77E9212A" w14:textId="77777777" w:rsidR="00DB4937" w:rsidRPr="004E520E" w:rsidRDefault="00DB4937" w:rsidP="00DB4937">
      <w:pPr>
        <w:keepNext/>
        <w:keepLines/>
        <w:tabs>
          <w:tab w:val="left" w:pos="5040"/>
        </w:tabs>
        <w:spacing w:before="360" w:after="240"/>
        <w:contextualSpacing/>
        <w:jc w:val="center"/>
        <w:rPr>
          <w:rFonts w:eastAsia="Aptos"/>
          <w:kern w:val="2"/>
          <w14:ligatures w14:val="standardContextual"/>
        </w:rPr>
      </w:pPr>
    </w:p>
    <w:p w14:paraId="45AA4490" w14:textId="77777777" w:rsidR="00DB4937" w:rsidRPr="004E520E" w:rsidRDefault="00DB4937" w:rsidP="00DB4937">
      <w:pPr>
        <w:keepNext/>
        <w:keepLines/>
        <w:tabs>
          <w:tab w:val="left" w:pos="5040"/>
        </w:tabs>
        <w:spacing w:before="60"/>
        <w:jc w:val="center"/>
      </w:pPr>
      <w:r w:rsidRPr="004E520E">
        <w:t>COMMONWEALTH OF MASSACHUSETTS</w:t>
      </w:r>
    </w:p>
    <w:p w14:paraId="27A67D3D" w14:textId="5A2AE558" w:rsidR="00CD6D99" w:rsidRPr="004E520E" w:rsidRDefault="00DB4937" w:rsidP="00DB4937">
      <w:pPr>
        <w:pStyle w:val="TextHeading2"/>
        <w:keepNext/>
        <w:keepLines/>
        <w:tabs>
          <w:tab w:val="left" w:pos="5040"/>
        </w:tabs>
        <w:spacing w:before="0" w:after="0"/>
        <w:jc w:val="center"/>
        <w:rPr>
          <w:rFonts w:ascii="Garamond" w:hAnsi="Garamond"/>
          <w:szCs w:val="24"/>
        </w:rPr>
      </w:pPr>
      <w:r w:rsidRPr="004E520E">
        <w:rPr>
          <w:rFonts w:ascii="Garamond" w:eastAsia="Aptos" w:hAnsi="Garamond"/>
          <w:kern w:val="2"/>
          <w:szCs w:val="24"/>
          <w14:ligatures w14:val="standardContextual"/>
        </w:rPr>
        <w:t xml:space="preserve">COUNTY OF </w:t>
      </w:r>
      <w:r w:rsidR="001E6EF7" w:rsidRPr="004E520E">
        <w:rPr>
          <w:rFonts w:ascii="Garamond" w:hAnsi="Garamond"/>
          <w:szCs w:val="24"/>
        </w:rPr>
        <w:t>__________________________</w:t>
      </w:r>
    </w:p>
    <w:p w14:paraId="27A67D3E" w14:textId="402D8122" w:rsidR="00CD6D99" w:rsidRPr="004E520E" w:rsidRDefault="00065F70">
      <w:pPr>
        <w:keepNext/>
        <w:keepLines/>
        <w:spacing w:before="240"/>
      </w:pPr>
      <w:r w:rsidRPr="004E520E">
        <w:t>Subscribed, sworn to and acknowledged before me by {{ client.full_name | name }}, the testator, and subscribed and sworn to before me by _________________________ and _________________________, witnesses, this _____ day of  _____________.</w:t>
      </w:r>
      <w:r w:rsidR="00486310"/>
      <w:r w:rsidRPr="004E520E"/>
      <w:r w:rsidR="00C56FA5" w:rsidRPr="004E520E"/>
      <w:r w:rsidRPr="004E520E"/>
    </w:p>
    <w:p w14:paraId="27A67D3F" w14:textId="6DBC4598" w:rsidR="00CD6D99" w:rsidRPr="004E520E" w:rsidRDefault="00065F70" w:rsidP="00DB4937">
      <w:pPr>
        <w:pStyle w:val="TextHeading2"/>
        <w:keepNext/>
        <w:keepLines/>
        <w:tabs>
          <w:tab w:val="left" w:pos="4320"/>
        </w:tabs>
        <w:spacing w:before="960" w:after="0"/>
        <w:ind w:left="4320"/>
        <w:jc w:val="left"/>
        <w:rPr>
          <w:rFonts w:ascii="Garamond" w:hAnsi="Garamond"/>
          <w:szCs w:val="24"/>
        </w:rPr>
      </w:pPr>
      <w:r w:rsidRPr="004E520E">
        <w:rPr>
          <w:rFonts w:ascii="Garamond" w:hAnsi="Garamond"/>
          <w:szCs w:val="24"/>
          <w:u w:val="single"/>
        </w:rPr>
        <w:tab/>
      </w:r>
      <w:r w:rsidR="00DB4937" w:rsidRPr="004E520E">
        <w:rPr>
          <w:rFonts w:ascii="Garamond" w:hAnsi="Garamond"/>
          <w:szCs w:val="24"/>
          <w:u w:val="single"/>
        </w:rPr>
        <w:t>_________________________</w:t>
      </w:r>
    </w:p>
    <w:p w14:paraId="1BAB7D7F" w14:textId="77777777" w:rsidR="00DB4937" w:rsidRPr="004E520E" w:rsidRDefault="00065F70" w:rsidP="00DB4937">
      <w:pPr>
        <w:pStyle w:val="TextHeading2"/>
        <w:keepNext/>
        <w:keepLines/>
        <w:tabs>
          <w:tab w:val="left" w:pos="8640"/>
        </w:tabs>
        <w:spacing w:before="0" w:after="0"/>
        <w:ind w:left="4320"/>
        <w:jc w:val="left"/>
        <w:rPr>
          <w:rFonts w:ascii="Garamond" w:hAnsi="Garamond"/>
          <w:szCs w:val="24"/>
        </w:rPr>
      </w:pPr>
      <w:r w:rsidRPr="004E520E">
        <w:rPr>
          <w:rFonts w:ascii="Garamond" w:hAnsi="Garamond"/>
          <w:szCs w:val="24"/>
        </w:rPr>
        <w:t>Notary Public</w:t>
      </w:r>
    </w:p>
    <w:p w14:paraId="27A67D41" w14:textId="04A8E5D7" w:rsidR="00CD6D99" w:rsidRPr="004E520E" w:rsidRDefault="00065F70" w:rsidP="00DB4937">
      <w:pPr>
        <w:pStyle w:val="TextHeading2"/>
        <w:keepNext/>
        <w:keepLines/>
        <w:tabs>
          <w:tab w:val="left" w:pos="8640"/>
        </w:tabs>
        <w:spacing w:before="0" w:after="0"/>
        <w:ind w:left="4320"/>
        <w:jc w:val="left"/>
        <w:rPr>
          <w:rFonts w:ascii="Garamond" w:hAnsi="Garamond"/>
          <w:szCs w:val="24"/>
        </w:rPr>
      </w:pPr>
      <w:r w:rsidRPr="004E520E">
        <w:rPr>
          <w:rFonts w:ascii="Garamond" w:hAnsi="Garamond"/>
          <w:szCs w:val="24"/>
        </w:rPr>
        <w:t xml:space="preserve">My commission expires: </w:t>
      </w:r>
      <w:r w:rsidR="00DB4937" w:rsidRPr="004E520E">
        <w:rPr>
          <w:rFonts w:ascii="Garamond" w:hAnsi="Garamond"/>
          <w:szCs w:val="24"/>
        </w:rPr>
        <w:t>_____________</w:t>
      </w:r>
    </w:p>
    <w:p w14:paraId="27A67D42" w14:textId="77777777" w:rsidR="00CD6D99" w:rsidRPr="004E520E" w:rsidRDefault="00CD6D99"/>
    <w:p w14:paraId="27A67D44" w14:textId="77777777" w:rsidR="00CD6D99" w:rsidRPr="004E520E" w:rsidRDefault="00CD6D99"/>
    <w:sectPr w:rsidR="00CD6D99" w:rsidRPr="004E520E" w:rsidSect="004E2577">
      <w:footerReference w:type="default" r:id="rId8"/>
      <w:pgSz w:w="12240" w:h="15840"/>
      <w:pgMar w:top="1440" w:right="1440" w:bottom="1440" w:left="1440" w:header="720" w:footer="432"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8E3AA" w14:textId="77777777" w:rsidR="009E399D" w:rsidRDefault="009E399D">
      <w:r>
        <w:separator/>
      </w:r>
    </w:p>
  </w:endnote>
  <w:endnote w:type="continuationSeparator" w:id="0">
    <w:p w14:paraId="27534884" w14:textId="77777777" w:rsidR="009E399D" w:rsidRDefault="009E39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0A0" w:firstRow="1" w:lastRow="0" w:firstColumn="1" w:lastColumn="0" w:noHBand="0" w:noVBand="0"/>
    </w:tblPr>
    <w:tblGrid>
      <w:gridCol w:w="7290"/>
      <w:gridCol w:w="2070"/>
    </w:tblGrid>
    <w:tr w:rsidR="00213E95" w:rsidRPr="001C7B96" w14:paraId="11C9F75D" w14:textId="77777777" w:rsidTr="0086112C">
      <w:tc>
        <w:tcPr>
          <w:tcW w:w="7290" w:type="dxa"/>
          <w:vAlign w:val="bottom"/>
        </w:tcPr>
        <w:p w14:paraId="45B2A84F" w14:textId="77777777" w:rsidR="00213E95" w:rsidRPr="001C7B96" w:rsidRDefault="00213E95" w:rsidP="00213E95">
          <w:pPr>
            <w:pStyle w:val="Footer"/>
            <w:rPr>
              <w:rStyle w:val="TRFooter10"/>
            </w:rPr>
          </w:pPr>
        </w:p>
      </w:tc>
      <w:tc>
        <w:tcPr>
          <w:tcW w:w="2070" w:type="dxa"/>
        </w:tcPr>
        <w:p w14:paraId="71EFA641" w14:textId="77777777" w:rsidR="00213E95" w:rsidRPr="001C7B96" w:rsidRDefault="00213E95" w:rsidP="00213E95">
          <w:pPr>
            <w:pStyle w:val="Footer"/>
            <w:jc w:val="right"/>
            <w:rPr>
              <w:rStyle w:val="TRFooter10"/>
            </w:rPr>
          </w:pPr>
        </w:p>
      </w:tc>
    </w:tr>
    <w:tr w:rsidR="00213E95" w:rsidRPr="001C7B96" w14:paraId="60BBFFFF" w14:textId="77777777" w:rsidTr="0086112C">
      <w:tc>
        <w:tcPr>
          <w:tcW w:w="7290" w:type="dxa"/>
          <w:vAlign w:val="center"/>
        </w:tcPr>
        <w:p w14:paraId="0C23660F" w14:textId="40BC52FE" w:rsidR="00213E95" w:rsidRPr="00E23514" w:rsidRDefault="00213E95" w:rsidP="00213E95">
          <w:pPr>
            <w:pStyle w:val="Footer"/>
            <w:jc w:val="left"/>
            <w:rPr>
              <w:rStyle w:val="TRFooter10"/>
            </w:rPr>
          </w:pPr>
          <w:r w:rsidRPr="00E23514">
            <w:rPr>
              <w:rStyle w:val="TRFooter10"/>
            </w:rPr>
            <w:t xml:space="preserve">LAST WILL AND TESTAMENT OF </w:t>
          </w:r>
          <w:r w:rsidR="00486310">
            <w:rPr>
              <w:rStyle w:val="TRFooter10"/>
            </w:rPr>
            <w:t>[CLIENT]</w:t>
          </w:r>
        </w:p>
      </w:tc>
      <w:tc>
        <w:tcPr>
          <w:tcW w:w="2070" w:type="dxa"/>
          <w:vAlign w:val="bottom"/>
        </w:tcPr>
        <w:p w14:paraId="450EF490" w14:textId="77777777" w:rsidR="00213E95" w:rsidRPr="001C7B96" w:rsidRDefault="00213E95" w:rsidP="00213E95">
          <w:pPr>
            <w:pStyle w:val="Footer"/>
            <w:jc w:val="left"/>
            <w:rPr>
              <w:rStyle w:val="TRFooter10"/>
            </w:rPr>
          </w:pPr>
          <w:r w:rsidRPr="001C7B96">
            <w:rPr>
              <w:rStyle w:val="TRFooter10"/>
            </w:rPr>
            <w:t>_________________</w:t>
          </w:r>
        </w:p>
        <w:p w14:paraId="69C90B1B" w14:textId="77777777" w:rsidR="00213E95" w:rsidRPr="001C7B96" w:rsidRDefault="00213E95" w:rsidP="00213E95">
          <w:pPr>
            <w:pStyle w:val="Footer"/>
            <w:jc w:val="center"/>
            <w:rPr>
              <w:rStyle w:val="TRFooter10"/>
            </w:rPr>
          </w:pPr>
          <w:r w:rsidRPr="001C7B96">
            <w:rPr>
              <w:sz w:val="20"/>
              <w:szCs w:val="20"/>
            </w:rPr>
            <w:t>Initials</w:t>
          </w:r>
        </w:p>
      </w:tc>
    </w:tr>
    <w:tr w:rsidR="00213E95" w:rsidRPr="001C7B96" w14:paraId="11689B4E" w14:textId="77777777" w:rsidTr="0086112C">
      <w:tc>
        <w:tcPr>
          <w:tcW w:w="9360" w:type="dxa"/>
          <w:gridSpan w:val="2"/>
        </w:tcPr>
        <w:p w14:paraId="2758B6C6" w14:textId="1B876604" w:rsidR="00213E95" w:rsidRPr="001C7B96" w:rsidRDefault="00213E95" w:rsidP="00213E95">
          <w:pPr>
            <w:pStyle w:val="Footer"/>
            <w:jc w:val="center"/>
            <w:rPr>
              <w:rStyle w:val="TRFooter10"/>
            </w:rPr>
          </w:pPr>
          <w:r w:rsidRPr="001C7B96">
            <w:rPr>
              <w:sz w:val="20"/>
              <w:szCs w:val="20"/>
            </w:rPr>
            <w:t xml:space="preserve">Page </w:t>
          </w:r>
          <w:r w:rsidRPr="001C7B96">
            <w:rPr>
              <w:rStyle w:val="PageNumber"/>
              <w:sz w:val="20"/>
              <w:szCs w:val="20"/>
            </w:rPr>
            <w:fldChar w:fldCharType="begin"/>
          </w:r>
          <w:r w:rsidRPr="001C7B96">
            <w:rPr>
              <w:rStyle w:val="PageNumber"/>
              <w:sz w:val="20"/>
              <w:szCs w:val="20"/>
            </w:rPr>
            <w:instrText xml:space="preserve"> PAGE </w:instrText>
          </w:r>
          <w:r w:rsidRPr="001C7B96">
            <w:rPr>
              <w:rStyle w:val="PageNumber"/>
              <w:sz w:val="20"/>
              <w:szCs w:val="20"/>
            </w:rPr>
            <w:fldChar w:fldCharType="separate"/>
          </w:r>
          <w:r w:rsidRPr="001C7B96">
            <w:rPr>
              <w:rStyle w:val="PageNumber"/>
              <w:sz w:val="20"/>
              <w:szCs w:val="20"/>
            </w:rPr>
            <w:t>8</w:t>
          </w:r>
          <w:r w:rsidRPr="001C7B96">
            <w:rPr>
              <w:rStyle w:val="PageNumber"/>
              <w:sz w:val="20"/>
              <w:szCs w:val="20"/>
            </w:rPr>
            <w:fldChar w:fldCharType="end"/>
          </w:r>
          <w:r w:rsidRPr="001C7B96">
            <w:rPr>
              <w:rStyle w:val="PageNumber"/>
              <w:sz w:val="20"/>
              <w:szCs w:val="20"/>
            </w:rPr>
            <w:t xml:space="preserve"> of </w:t>
          </w:r>
          <w:r w:rsidRPr="001C7B96">
            <w:rPr>
              <w:rStyle w:val="PageNumber"/>
              <w:sz w:val="20"/>
              <w:szCs w:val="20"/>
            </w:rPr>
            <w:fldChar w:fldCharType="begin"/>
          </w:r>
          <w:r w:rsidRPr="001C7B96">
            <w:rPr>
              <w:rStyle w:val="PageNumber"/>
              <w:sz w:val="20"/>
              <w:szCs w:val="20"/>
            </w:rPr>
            <w:instrText xml:space="preserve"> SECTIONPAGES  \* Arabic  \* MERGEFORMAT </w:instrText>
          </w:r>
          <w:r w:rsidRPr="001C7B96">
            <w:rPr>
              <w:rStyle w:val="PageNumber"/>
              <w:sz w:val="20"/>
              <w:szCs w:val="20"/>
            </w:rPr>
            <w:fldChar w:fldCharType="separate"/>
          </w:r>
          <w:r w:rsidR="00B20666">
            <w:rPr>
              <w:rStyle w:val="PageNumber"/>
              <w:noProof/>
              <w:sz w:val="20"/>
              <w:szCs w:val="20"/>
            </w:rPr>
            <w:t>10</w:t>
          </w:r>
          <w:r w:rsidRPr="001C7B96">
            <w:rPr>
              <w:rStyle w:val="PageNumber"/>
              <w:sz w:val="20"/>
              <w:szCs w:val="20"/>
            </w:rPr>
            <w:fldChar w:fldCharType="end"/>
          </w:r>
        </w:p>
      </w:tc>
    </w:tr>
  </w:tbl>
  <w:p w14:paraId="0D5EEE83" w14:textId="77777777" w:rsidR="00213E95" w:rsidRDefault="00213E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45A4D" w14:textId="77777777" w:rsidR="009E399D" w:rsidRDefault="009E399D">
      <w:r>
        <w:separator/>
      </w:r>
    </w:p>
  </w:footnote>
  <w:footnote w:type="continuationSeparator" w:id="0">
    <w:p w14:paraId="3BD46A94" w14:textId="77777777" w:rsidR="009E399D" w:rsidRDefault="009E39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2A25D1"/>
    <w:multiLevelType w:val="multilevel"/>
    <w:tmpl w:val="8FAC24FC"/>
    <w:name w:val="WealthDocs"/>
    <w:lvl w:ilvl="0">
      <w:start w:val="1"/>
      <w:numFmt w:val="none"/>
      <w:pStyle w:val="DocumentTitle"/>
      <w:suff w:val="nothing"/>
      <w:lvlText w:val=""/>
      <w:lvlJc w:val="left"/>
      <w:pPr>
        <w:ind w:left="0" w:firstLine="0"/>
      </w:pPr>
      <w:rPr>
        <w:rFonts w:hint="default"/>
      </w:rPr>
    </w:lvl>
    <w:lvl w:ilvl="1">
      <w:start w:val="1"/>
      <w:numFmt w:val="cardinalText"/>
      <w:pStyle w:val="Heading1"/>
      <w:suff w:val="nothing"/>
      <w:lvlText w:val="Article %2"/>
      <w:lvlJc w:val="left"/>
      <w:pPr>
        <w:ind w:left="0" w:firstLine="0"/>
      </w:pPr>
      <w:rPr>
        <w:rFonts w:hint="default"/>
      </w:rPr>
    </w:lvl>
    <w:lvl w:ilvl="2">
      <w:start w:val="1"/>
      <w:numFmt w:val="decimalZero"/>
      <w:pStyle w:val="Heading2"/>
      <w:isLgl/>
      <w:lvlText w:val="Section %2.%3"/>
      <w:lvlJc w:val="left"/>
      <w:pPr>
        <w:tabs>
          <w:tab w:val="num" w:pos="720"/>
        </w:tabs>
        <w:ind w:left="0" w:firstLine="0"/>
      </w:pPr>
      <w:rPr>
        <w:rFonts w:ascii="Garamond" w:hAnsi="Garamond" w:hint="default"/>
        <w:b/>
        <w:bCs w:val="0"/>
      </w:rPr>
    </w:lvl>
    <w:lvl w:ilvl="3">
      <w:start w:val="1"/>
      <w:numFmt w:val="lowerLetter"/>
      <w:pStyle w:val="Heading3"/>
      <w:lvlText w:val="(%4)"/>
      <w:lvlJc w:val="left"/>
      <w:pPr>
        <w:tabs>
          <w:tab w:val="num" w:pos="720"/>
        </w:tabs>
        <w:ind w:left="0" w:firstLine="360"/>
      </w:pPr>
      <w:rPr>
        <w:rFonts w:hint="default"/>
      </w:rPr>
    </w:lvl>
    <w:lvl w:ilvl="4">
      <w:start w:val="1"/>
      <w:numFmt w:val="decimal"/>
      <w:pStyle w:val="Heading4"/>
      <w:lvlText w:val="(%5)"/>
      <w:lvlJc w:val="left"/>
      <w:pPr>
        <w:tabs>
          <w:tab w:val="num" w:pos="2160"/>
        </w:tabs>
        <w:ind w:left="2160" w:hanging="720"/>
      </w:pPr>
      <w:rPr>
        <w:rFonts w:hint="default"/>
      </w:rPr>
    </w:lvl>
    <w:lvl w:ilvl="5">
      <w:start w:val="1"/>
      <w:numFmt w:val="lowerLetter"/>
      <w:pStyle w:val="Heading5"/>
      <w:lvlText w:val="(%6)"/>
      <w:lvlJc w:val="left"/>
      <w:pPr>
        <w:tabs>
          <w:tab w:val="num" w:pos="2880"/>
        </w:tabs>
        <w:ind w:left="2880" w:hanging="720"/>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1" w15:restartNumberingAfterBreak="0">
    <w:nsid w:val="3B1B3020"/>
    <w:multiLevelType w:val="hybridMultilevel"/>
    <w:tmpl w:val="05FA91E4"/>
    <w:lvl w:ilvl="0" w:tplc="6A326AC0">
      <w:start w:val="1"/>
      <w:numFmt w:val="decimal"/>
      <w:lvlText w:val="(%1)"/>
      <w:lvlJc w:val="left"/>
      <w:pPr>
        <w:tabs>
          <w:tab w:val="num" w:pos="1080"/>
        </w:tabs>
        <w:ind w:left="0" w:firstLine="360"/>
      </w:pPr>
      <w:rPr>
        <w:rFonts w:hint="default"/>
      </w:rPr>
    </w:lvl>
    <w:lvl w:ilvl="1" w:tplc="46EAD17A">
      <w:start w:val="1"/>
      <w:numFmt w:val="lowerLetter"/>
      <w:lvlText w:val="(%2)"/>
      <w:lvlJc w:val="left"/>
      <w:pPr>
        <w:tabs>
          <w:tab w:val="num" w:pos="1440"/>
        </w:tabs>
        <w:ind w:left="108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C63752D"/>
    <w:multiLevelType w:val="hybridMultilevel"/>
    <w:tmpl w:val="0852888A"/>
    <w:lvl w:ilvl="0" w:tplc="321A9D10">
      <w:start w:val="1"/>
      <w:numFmt w:val="decimal"/>
      <w:lvlText w:val="(%1)"/>
      <w:lvlJc w:val="left"/>
      <w:pPr>
        <w:tabs>
          <w:tab w:val="num" w:pos="1080"/>
        </w:tabs>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93D0D05"/>
    <w:multiLevelType w:val="multilevel"/>
    <w:tmpl w:val="A40E2DF0"/>
    <w:lvl w:ilvl="0">
      <w:start w:val="1"/>
      <w:numFmt w:val="upperRoman"/>
      <w:lvlText w:val="%1."/>
      <w:lvlJc w:val="left"/>
      <w:pPr>
        <w:tabs>
          <w:tab w:val="num" w:pos="1080"/>
        </w:tabs>
        <w:ind w:left="720" w:firstLine="0"/>
      </w:pPr>
    </w:lvl>
    <w:lvl w:ilvl="1">
      <w:start w:val="1"/>
      <w:numFmt w:val="upperLetter"/>
      <w:lvlText w:val="%2."/>
      <w:lvlJc w:val="left"/>
      <w:pPr>
        <w:tabs>
          <w:tab w:val="num" w:pos="1800"/>
        </w:tabs>
        <w:ind w:left="1440" w:firstLine="0"/>
      </w:pPr>
    </w:lvl>
    <w:lvl w:ilvl="2">
      <w:start w:val="1"/>
      <w:numFmt w:val="decimal"/>
      <w:lvlText w:val="%3."/>
      <w:lvlJc w:val="left"/>
      <w:pPr>
        <w:tabs>
          <w:tab w:val="num" w:pos="2520"/>
        </w:tabs>
        <w:ind w:left="2160" w:firstLine="0"/>
      </w:pPr>
    </w:lvl>
    <w:lvl w:ilvl="3">
      <w:start w:val="1"/>
      <w:numFmt w:val="lowerLetter"/>
      <w:lvlText w:val="%4)"/>
      <w:lvlJc w:val="left"/>
      <w:pPr>
        <w:tabs>
          <w:tab w:val="num" w:pos="3240"/>
        </w:tabs>
        <w:ind w:left="2880" w:firstLine="0"/>
      </w:pPr>
    </w:lvl>
    <w:lvl w:ilvl="4">
      <w:start w:val="1"/>
      <w:numFmt w:val="decimal"/>
      <w:lvlText w:val="(%5)"/>
      <w:lvlJc w:val="left"/>
      <w:pPr>
        <w:tabs>
          <w:tab w:val="num" w:pos="3960"/>
        </w:tabs>
        <w:ind w:left="3600" w:firstLine="0"/>
      </w:pPr>
    </w:lvl>
    <w:lvl w:ilvl="5">
      <w:start w:val="1"/>
      <w:numFmt w:val="lowerLetter"/>
      <w:pStyle w:val="Heading6"/>
      <w:lvlText w:val="(%6)"/>
      <w:lvlJc w:val="left"/>
      <w:pPr>
        <w:tabs>
          <w:tab w:val="num" w:pos="4680"/>
        </w:tabs>
        <w:ind w:left="4320" w:firstLine="0"/>
      </w:pPr>
    </w:lvl>
    <w:lvl w:ilvl="6">
      <w:start w:val="1"/>
      <w:numFmt w:val="lowerRoman"/>
      <w:pStyle w:val="Heading7"/>
      <w:lvlText w:val="(%7)"/>
      <w:lvlJc w:val="left"/>
      <w:pPr>
        <w:tabs>
          <w:tab w:val="num" w:pos="5400"/>
        </w:tabs>
        <w:ind w:left="5040" w:firstLine="0"/>
      </w:pPr>
    </w:lvl>
    <w:lvl w:ilvl="7">
      <w:start w:val="1"/>
      <w:numFmt w:val="lowerLetter"/>
      <w:pStyle w:val="Heading8"/>
      <w:lvlText w:val="(%8)"/>
      <w:lvlJc w:val="left"/>
      <w:pPr>
        <w:tabs>
          <w:tab w:val="num" w:pos="6120"/>
        </w:tabs>
        <w:ind w:left="5760" w:firstLine="0"/>
      </w:pPr>
    </w:lvl>
    <w:lvl w:ilvl="8">
      <w:start w:val="1"/>
      <w:numFmt w:val="lowerRoman"/>
      <w:pStyle w:val="Heading9"/>
      <w:lvlText w:val="(%9)"/>
      <w:lvlJc w:val="left"/>
      <w:pPr>
        <w:tabs>
          <w:tab w:val="num" w:pos="6840"/>
        </w:tabs>
        <w:ind w:left="6480" w:firstLine="0"/>
      </w:pPr>
    </w:lvl>
  </w:abstractNum>
  <w:num w:numId="1" w16cid:durableId="35397668">
    <w:abstractNumId w:val="3"/>
  </w:num>
  <w:num w:numId="2" w16cid:durableId="312103171">
    <w:abstractNumId w:val="0"/>
  </w:num>
  <w:num w:numId="3" w16cid:durableId="233396334">
    <w:abstractNumId w:val="2"/>
  </w:num>
  <w:num w:numId="4" w16cid:durableId="1221551969">
    <w:abstractNumId w:val="1"/>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cott Aubrey">
    <w15:presenceInfo w15:providerId="AD" w15:userId="S::scott@aubreylegal.com::485390cb-3a05-4495-9bda-786a967201f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doNotHyphenateCaps/>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6D99"/>
    <w:rsid w:val="000047F0"/>
    <w:rsid w:val="00014256"/>
    <w:rsid w:val="00027EFB"/>
    <w:rsid w:val="0003222A"/>
    <w:rsid w:val="00035A50"/>
    <w:rsid w:val="00041A29"/>
    <w:rsid w:val="00061C7D"/>
    <w:rsid w:val="00065F70"/>
    <w:rsid w:val="00084A27"/>
    <w:rsid w:val="000A5B85"/>
    <w:rsid w:val="000A615A"/>
    <w:rsid w:val="000B76FF"/>
    <w:rsid w:val="000C2197"/>
    <w:rsid w:val="000C7BFC"/>
    <w:rsid w:val="000D4F3C"/>
    <w:rsid w:val="000D7038"/>
    <w:rsid w:val="000E2E43"/>
    <w:rsid w:val="000F307F"/>
    <w:rsid w:val="00104E03"/>
    <w:rsid w:val="0013600D"/>
    <w:rsid w:val="001455F2"/>
    <w:rsid w:val="00146918"/>
    <w:rsid w:val="00162796"/>
    <w:rsid w:val="001709E4"/>
    <w:rsid w:val="001962E9"/>
    <w:rsid w:val="001A1102"/>
    <w:rsid w:val="001A1A63"/>
    <w:rsid w:val="001C6E61"/>
    <w:rsid w:val="001D54C1"/>
    <w:rsid w:val="001E6EF7"/>
    <w:rsid w:val="001F4942"/>
    <w:rsid w:val="001F79F0"/>
    <w:rsid w:val="00213E95"/>
    <w:rsid w:val="002308CA"/>
    <w:rsid w:val="002312D8"/>
    <w:rsid w:val="002340D7"/>
    <w:rsid w:val="002406D2"/>
    <w:rsid w:val="002427FD"/>
    <w:rsid w:val="002449B7"/>
    <w:rsid w:val="00244CE4"/>
    <w:rsid w:val="00274D74"/>
    <w:rsid w:val="00283B1F"/>
    <w:rsid w:val="00285CCD"/>
    <w:rsid w:val="00293227"/>
    <w:rsid w:val="002C1B55"/>
    <w:rsid w:val="002C4EEF"/>
    <w:rsid w:val="002C6EEB"/>
    <w:rsid w:val="002E2D82"/>
    <w:rsid w:val="002E7F1E"/>
    <w:rsid w:val="002F09A1"/>
    <w:rsid w:val="002F45E4"/>
    <w:rsid w:val="002F58A9"/>
    <w:rsid w:val="002F7E7C"/>
    <w:rsid w:val="00311E7A"/>
    <w:rsid w:val="0031222F"/>
    <w:rsid w:val="003172AD"/>
    <w:rsid w:val="003431F1"/>
    <w:rsid w:val="0035183B"/>
    <w:rsid w:val="00354447"/>
    <w:rsid w:val="00356C03"/>
    <w:rsid w:val="00367158"/>
    <w:rsid w:val="0037118A"/>
    <w:rsid w:val="00372720"/>
    <w:rsid w:val="00373B2F"/>
    <w:rsid w:val="00381E3F"/>
    <w:rsid w:val="0038584A"/>
    <w:rsid w:val="003A5BEC"/>
    <w:rsid w:val="003B1756"/>
    <w:rsid w:val="003E753A"/>
    <w:rsid w:val="003F18FA"/>
    <w:rsid w:val="003F7713"/>
    <w:rsid w:val="004059C0"/>
    <w:rsid w:val="00414650"/>
    <w:rsid w:val="00416832"/>
    <w:rsid w:val="00417080"/>
    <w:rsid w:val="00423BC0"/>
    <w:rsid w:val="00424D23"/>
    <w:rsid w:val="00432321"/>
    <w:rsid w:val="004551F0"/>
    <w:rsid w:val="00477B15"/>
    <w:rsid w:val="00484F5D"/>
    <w:rsid w:val="00486310"/>
    <w:rsid w:val="004974E8"/>
    <w:rsid w:val="00497810"/>
    <w:rsid w:val="004D0874"/>
    <w:rsid w:val="004E2577"/>
    <w:rsid w:val="004E520E"/>
    <w:rsid w:val="00514CF6"/>
    <w:rsid w:val="00527240"/>
    <w:rsid w:val="00530273"/>
    <w:rsid w:val="00534FE1"/>
    <w:rsid w:val="00540B7E"/>
    <w:rsid w:val="00553DF3"/>
    <w:rsid w:val="00563C11"/>
    <w:rsid w:val="00565F3A"/>
    <w:rsid w:val="0057493F"/>
    <w:rsid w:val="00585815"/>
    <w:rsid w:val="00594D5D"/>
    <w:rsid w:val="005A085B"/>
    <w:rsid w:val="005A4F15"/>
    <w:rsid w:val="005B0608"/>
    <w:rsid w:val="005B43C3"/>
    <w:rsid w:val="005C744B"/>
    <w:rsid w:val="005C7566"/>
    <w:rsid w:val="005C7A82"/>
    <w:rsid w:val="005D5E4F"/>
    <w:rsid w:val="005D65BF"/>
    <w:rsid w:val="005E0C86"/>
    <w:rsid w:val="005F44FA"/>
    <w:rsid w:val="0061755D"/>
    <w:rsid w:val="00620775"/>
    <w:rsid w:val="0062576B"/>
    <w:rsid w:val="00631AF4"/>
    <w:rsid w:val="00641BB4"/>
    <w:rsid w:val="00655B05"/>
    <w:rsid w:val="00663F59"/>
    <w:rsid w:val="00665B24"/>
    <w:rsid w:val="006730F4"/>
    <w:rsid w:val="00683FEE"/>
    <w:rsid w:val="00692F15"/>
    <w:rsid w:val="006972A1"/>
    <w:rsid w:val="006976C6"/>
    <w:rsid w:val="006A21CF"/>
    <w:rsid w:val="006B3D50"/>
    <w:rsid w:val="006C40E5"/>
    <w:rsid w:val="006D3198"/>
    <w:rsid w:val="006D5F02"/>
    <w:rsid w:val="006D6A94"/>
    <w:rsid w:val="006E001B"/>
    <w:rsid w:val="006E41A5"/>
    <w:rsid w:val="006E47FB"/>
    <w:rsid w:val="006F29AD"/>
    <w:rsid w:val="00707D66"/>
    <w:rsid w:val="00710F91"/>
    <w:rsid w:val="00724831"/>
    <w:rsid w:val="00751203"/>
    <w:rsid w:val="0075457D"/>
    <w:rsid w:val="0076279C"/>
    <w:rsid w:val="007641C3"/>
    <w:rsid w:val="00783C66"/>
    <w:rsid w:val="00785CE6"/>
    <w:rsid w:val="00786C89"/>
    <w:rsid w:val="00792436"/>
    <w:rsid w:val="007A46E4"/>
    <w:rsid w:val="007A617A"/>
    <w:rsid w:val="007B2190"/>
    <w:rsid w:val="007B35A2"/>
    <w:rsid w:val="007C7CB4"/>
    <w:rsid w:val="007D099D"/>
    <w:rsid w:val="007E1520"/>
    <w:rsid w:val="00811504"/>
    <w:rsid w:val="00821348"/>
    <w:rsid w:val="0082210B"/>
    <w:rsid w:val="0083368A"/>
    <w:rsid w:val="00836991"/>
    <w:rsid w:val="00845A12"/>
    <w:rsid w:val="0085784E"/>
    <w:rsid w:val="0087534B"/>
    <w:rsid w:val="008A7597"/>
    <w:rsid w:val="008A7C3D"/>
    <w:rsid w:val="008B5499"/>
    <w:rsid w:val="008D5C5E"/>
    <w:rsid w:val="008F316E"/>
    <w:rsid w:val="00911260"/>
    <w:rsid w:val="00922836"/>
    <w:rsid w:val="00923C09"/>
    <w:rsid w:val="00945402"/>
    <w:rsid w:val="0094587D"/>
    <w:rsid w:val="00955806"/>
    <w:rsid w:val="00970CC4"/>
    <w:rsid w:val="0098596D"/>
    <w:rsid w:val="009C4C74"/>
    <w:rsid w:val="009C6D67"/>
    <w:rsid w:val="009D083E"/>
    <w:rsid w:val="009D4147"/>
    <w:rsid w:val="009D4407"/>
    <w:rsid w:val="009E08D6"/>
    <w:rsid w:val="009E399D"/>
    <w:rsid w:val="009E7018"/>
    <w:rsid w:val="009F0BCF"/>
    <w:rsid w:val="00A02EBC"/>
    <w:rsid w:val="00A04C3C"/>
    <w:rsid w:val="00A10E8E"/>
    <w:rsid w:val="00A11165"/>
    <w:rsid w:val="00A140FB"/>
    <w:rsid w:val="00A20F82"/>
    <w:rsid w:val="00A37B1E"/>
    <w:rsid w:val="00A44FDE"/>
    <w:rsid w:val="00A55609"/>
    <w:rsid w:val="00A66C47"/>
    <w:rsid w:val="00A70498"/>
    <w:rsid w:val="00A81DE7"/>
    <w:rsid w:val="00A85131"/>
    <w:rsid w:val="00A92B15"/>
    <w:rsid w:val="00A960F9"/>
    <w:rsid w:val="00AB5024"/>
    <w:rsid w:val="00AE0166"/>
    <w:rsid w:val="00B00B02"/>
    <w:rsid w:val="00B03D29"/>
    <w:rsid w:val="00B1499C"/>
    <w:rsid w:val="00B20666"/>
    <w:rsid w:val="00B246A4"/>
    <w:rsid w:val="00B31D8A"/>
    <w:rsid w:val="00B434EF"/>
    <w:rsid w:val="00B52276"/>
    <w:rsid w:val="00B712B0"/>
    <w:rsid w:val="00B724C7"/>
    <w:rsid w:val="00B76464"/>
    <w:rsid w:val="00B84316"/>
    <w:rsid w:val="00B86BF5"/>
    <w:rsid w:val="00B91B9B"/>
    <w:rsid w:val="00BB50AE"/>
    <w:rsid w:val="00BE2494"/>
    <w:rsid w:val="00BF3241"/>
    <w:rsid w:val="00C02697"/>
    <w:rsid w:val="00C04036"/>
    <w:rsid w:val="00C16B54"/>
    <w:rsid w:val="00C20D4D"/>
    <w:rsid w:val="00C313FE"/>
    <w:rsid w:val="00C40C33"/>
    <w:rsid w:val="00C519B5"/>
    <w:rsid w:val="00C537FF"/>
    <w:rsid w:val="00C557C0"/>
    <w:rsid w:val="00C56257"/>
    <w:rsid w:val="00C56FA5"/>
    <w:rsid w:val="00C61D40"/>
    <w:rsid w:val="00C6214E"/>
    <w:rsid w:val="00C631E5"/>
    <w:rsid w:val="00C80F52"/>
    <w:rsid w:val="00C81886"/>
    <w:rsid w:val="00C86274"/>
    <w:rsid w:val="00C8655E"/>
    <w:rsid w:val="00C87938"/>
    <w:rsid w:val="00C9710E"/>
    <w:rsid w:val="00CB0D91"/>
    <w:rsid w:val="00CB5896"/>
    <w:rsid w:val="00CD31AD"/>
    <w:rsid w:val="00CD6D99"/>
    <w:rsid w:val="00CE3B73"/>
    <w:rsid w:val="00CF415E"/>
    <w:rsid w:val="00CF47E4"/>
    <w:rsid w:val="00D04759"/>
    <w:rsid w:val="00D13175"/>
    <w:rsid w:val="00D260BC"/>
    <w:rsid w:val="00D316B2"/>
    <w:rsid w:val="00D31B87"/>
    <w:rsid w:val="00D35FC1"/>
    <w:rsid w:val="00D51CED"/>
    <w:rsid w:val="00D62965"/>
    <w:rsid w:val="00D73D5D"/>
    <w:rsid w:val="00D8294D"/>
    <w:rsid w:val="00D857F4"/>
    <w:rsid w:val="00D93F1F"/>
    <w:rsid w:val="00DB0A06"/>
    <w:rsid w:val="00DB4937"/>
    <w:rsid w:val="00DB5BE2"/>
    <w:rsid w:val="00DC156F"/>
    <w:rsid w:val="00E043AD"/>
    <w:rsid w:val="00E0442F"/>
    <w:rsid w:val="00E23514"/>
    <w:rsid w:val="00E31C8E"/>
    <w:rsid w:val="00E320CF"/>
    <w:rsid w:val="00E33D1D"/>
    <w:rsid w:val="00E476C6"/>
    <w:rsid w:val="00E55315"/>
    <w:rsid w:val="00E6326C"/>
    <w:rsid w:val="00E71C2D"/>
    <w:rsid w:val="00E81CC6"/>
    <w:rsid w:val="00E862E0"/>
    <w:rsid w:val="00EB43ED"/>
    <w:rsid w:val="00EC3FA0"/>
    <w:rsid w:val="00ED1B0A"/>
    <w:rsid w:val="00ED3D5B"/>
    <w:rsid w:val="00EE33A2"/>
    <w:rsid w:val="00EE5B8D"/>
    <w:rsid w:val="00EF478F"/>
    <w:rsid w:val="00EF723F"/>
    <w:rsid w:val="00F02FD9"/>
    <w:rsid w:val="00F331A4"/>
    <w:rsid w:val="00F37D04"/>
    <w:rsid w:val="00F4376A"/>
    <w:rsid w:val="00F51215"/>
    <w:rsid w:val="00F51714"/>
    <w:rsid w:val="00F66ED3"/>
    <w:rsid w:val="00F67090"/>
    <w:rsid w:val="00F77868"/>
    <w:rsid w:val="00F93984"/>
    <w:rsid w:val="00FB5E32"/>
    <w:rsid w:val="00FC52B7"/>
    <w:rsid w:val="00FC6D6C"/>
    <w:rsid w:val="00FD3DF5"/>
    <w:rsid w:val="00FE5E90"/>
    <w:rsid w:val="00FF4E50"/>
    <w:rsid w:val="00FF54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A67CC0"/>
  <w15:docId w15:val="{4461EB74-CD4D-4014-B14D-65AB2AC04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5896"/>
    <w:pPr>
      <w:jc w:val="both"/>
    </w:pPr>
    <w:rPr>
      <w:rFonts w:ascii="Garamond" w:hAnsi="Garamond"/>
      <w:sz w:val="24"/>
      <w:szCs w:val="24"/>
    </w:rPr>
  </w:style>
  <w:style w:type="paragraph" w:styleId="Heading1">
    <w:name w:val="heading 1"/>
    <w:next w:val="TextHeading2"/>
    <w:link w:val="Heading1Char"/>
    <w:qFormat/>
    <w:rsid w:val="004974E8"/>
    <w:pPr>
      <w:keepNext/>
      <w:numPr>
        <w:ilvl w:val="1"/>
        <w:numId w:val="2"/>
      </w:numPr>
      <w:spacing w:before="240" w:after="240"/>
      <w:jc w:val="center"/>
      <w:outlineLvl w:val="0"/>
    </w:pPr>
    <w:rPr>
      <w:rFonts w:ascii="Garamond" w:hAnsi="Garamond"/>
      <w:b/>
      <w:caps/>
      <w:sz w:val="24"/>
    </w:rPr>
  </w:style>
  <w:style w:type="paragraph" w:styleId="Heading2">
    <w:name w:val="heading 2"/>
    <w:next w:val="TextHeading2"/>
    <w:link w:val="Heading2Char"/>
    <w:qFormat/>
    <w:rsid w:val="0057493F"/>
    <w:pPr>
      <w:keepNext/>
      <w:keepLines/>
      <w:numPr>
        <w:ilvl w:val="2"/>
        <w:numId w:val="2"/>
      </w:numPr>
      <w:spacing w:before="120" w:after="60"/>
      <w:outlineLvl w:val="1"/>
    </w:pPr>
    <w:rPr>
      <w:b/>
      <w:sz w:val="24"/>
    </w:rPr>
  </w:style>
  <w:style w:type="paragraph" w:styleId="Heading3">
    <w:name w:val="heading 3"/>
    <w:next w:val="TextHeading3"/>
    <w:link w:val="Heading3Char"/>
    <w:qFormat/>
    <w:rsid w:val="0057493F"/>
    <w:pPr>
      <w:keepNext/>
      <w:keepLines/>
      <w:numPr>
        <w:ilvl w:val="3"/>
        <w:numId w:val="2"/>
      </w:numPr>
      <w:spacing w:before="60" w:after="60"/>
      <w:outlineLvl w:val="2"/>
    </w:pPr>
    <w:rPr>
      <w:b/>
      <w:sz w:val="24"/>
    </w:rPr>
  </w:style>
  <w:style w:type="paragraph" w:styleId="Heading4">
    <w:name w:val="heading 4"/>
    <w:next w:val="TextHeading4"/>
    <w:link w:val="Heading4Char"/>
    <w:qFormat/>
    <w:rsid w:val="0057493F"/>
    <w:pPr>
      <w:keepNext/>
      <w:keepLines/>
      <w:numPr>
        <w:ilvl w:val="4"/>
        <w:numId w:val="2"/>
      </w:numPr>
      <w:spacing w:before="60" w:after="60"/>
      <w:outlineLvl w:val="3"/>
    </w:pPr>
    <w:rPr>
      <w:b/>
      <w:sz w:val="24"/>
    </w:rPr>
  </w:style>
  <w:style w:type="paragraph" w:styleId="Heading5">
    <w:name w:val="heading 5"/>
    <w:next w:val="TextHeading5"/>
    <w:link w:val="Heading5Char"/>
    <w:qFormat/>
    <w:rsid w:val="0057493F"/>
    <w:pPr>
      <w:keepNext/>
      <w:keepLines/>
      <w:numPr>
        <w:ilvl w:val="5"/>
        <w:numId w:val="2"/>
      </w:numPr>
      <w:spacing w:before="60" w:after="60"/>
      <w:outlineLvl w:val="4"/>
    </w:pPr>
    <w:rPr>
      <w:b/>
      <w:sz w:val="24"/>
    </w:rPr>
  </w:style>
  <w:style w:type="paragraph" w:styleId="Heading6">
    <w:name w:val="heading 6"/>
    <w:basedOn w:val="Normal"/>
    <w:next w:val="Normal"/>
    <w:link w:val="Heading6Char"/>
    <w:qFormat/>
    <w:rsid w:val="0057493F"/>
    <w:pPr>
      <w:numPr>
        <w:ilvl w:val="5"/>
        <w:numId w:val="1"/>
      </w:numPr>
      <w:spacing w:before="240" w:after="60"/>
      <w:outlineLvl w:val="5"/>
    </w:pPr>
    <w:rPr>
      <w:b/>
      <w:bCs/>
      <w:sz w:val="22"/>
      <w:szCs w:val="22"/>
    </w:rPr>
  </w:style>
  <w:style w:type="paragraph" w:styleId="Heading7">
    <w:name w:val="heading 7"/>
    <w:basedOn w:val="Normal"/>
    <w:next w:val="Normal"/>
    <w:link w:val="Heading7Char"/>
    <w:qFormat/>
    <w:rsid w:val="0057493F"/>
    <w:pPr>
      <w:numPr>
        <w:ilvl w:val="6"/>
        <w:numId w:val="1"/>
      </w:numPr>
      <w:spacing w:before="240" w:after="60"/>
      <w:outlineLvl w:val="6"/>
    </w:pPr>
  </w:style>
  <w:style w:type="paragraph" w:styleId="Heading8">
    <w:name w:val="heading 8"/>
    <w:basedOn w:val="Normal"/>
    <w:next w:val="Normal"/>
    <w:link w:val="Heading8Char"/>
    <w:qFormat/>
    <w:rsid w:val="0057493F"/>
    <w:pPr>
      <w:numPr>
        <w:ilvl w:val="7"/>
        <w:numId w:val="1"/>
      </w:numPr>
      <w:spacing w:before="240" w:after="60"/>
      <w:outlineLvl w:val="7"/>
    </w:pPr>
    <w:rPr>
      <w:i/>
      <w:iCs/>
    </w:rPr>
  </w:style>
  <w:style w:type="paragraph" w:styleId="Heading9">
    <w:name w:val="heading 9"/>
    <w:basedOn w:val="Normal"/>
    <w:next w:val="Normal"/>
    <w:link w:val="Heading9Char"/>
    <w:qFormat/>
    <w:rsid w:val="0057493F"/>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rPr>
  </w:style>
  <w:style w:type="character" w:customStyle="1" w:styleId="BalloonTextChar">
    <w:name w:val="Balloon Text Char"/>
    <w:basedOn w:val="DefaultParagraphFont"/>
    <w:link w:val="BalloonText"/>
    <w:rPr>
      <w:rFonts w:ascii="Tahoma" w:hAnsi="Tahoma" w:cs="Tahoma"/>
      <w:sz w:val="16"/>
    </w:rPr>
  </w:style>
  <w:style w:type="character" w:styleId="CommentReference">
    <w:name w:val="annotation reference"/>
    <w:basedOn w:val="DefaultParagraphFont"/>
    <w:rPr>
      <w:sz w:val="16"/>
    </w:rPr>
  </w:style>
  <w:style w:type="paragraph" w:styleId="CommentSubject">
    <w:name w:val="annotation subject"/>
    <w:basedOn w:val="CommentText"/>
    <w:next w:val="CommentText"/>
    <w:link w:val="CommentSubjectChar"/>
    <w:rPr>
      <w:b/>
    </w:rPr>
  </w:style>
  <w:style w:type="character" w:customStyle="1" w:styleId="CommentSubjectChar">
    <w:name w:val="Comment Subject Char"/>
    <w:basedOn w:val="CommentTextChar"/>
    <w:link w:val="CommentSubject"/>
    <w:rPr>
      <w:b/>
      <w:sz w:val="20"/>
    </w:rPr>
  </w:style>
  <w:style w:type="paragraph" w:styleId="CommentText">
    <w:name w:val="annotation text"/>
    <w:basedOn w:val="Normal"/>
    <w:link w:val="CommentTextChar"/>
    <w:rPr>
      <w:sz w:val="20"/>
    </w:rPr>
  </w:style>
  <w:style w:type="character" w:customStyle="1" w:styleId="CommentTextChar">
    <w:name w:val="Comment Text Char"/>
    <w:basedOn w:val="DefaultParagraphFont"/>
    <w:link w:val="CommentText"/>
    <w:rPr>
      <w:sz w:val="20"/>
    </w:rPr>
  </w:style>
  <w:style w:type="paragraph" w:styleId="DocumentMap">
    <w:name w:val="Document Map"/>
    <w:basedOn w:val="Normal"/>
    <w:link w:val="DocumentMapChar"/>
    <w:rsid w:val="0057493F"/>
    <w:pPr>
      <w:shd w:val="clear" w:color="auto" w:fill="000080"/>
    </w:pPr>
    <w:rPr>
      <w:rFonts w:ascii="Tahoma" w:hAnsi="Tahoma" w:cs="Tahoma"/>
    </w:rPr>
  </w:style>
  <w:style w:type="character" w:customStyle="1" w:styleId="DocumentMapChar">
    <w:name w:val="Document Map Char"/>
    <w:basedOn w:val="DefaultParagraphFont"/>
    <w:link w:val="DocumentMap"/>
    <w:rPr>
      <w:rFonts w:ascii="Tahoma" w:hAnsi="Tahoma" w:cs="Tahoma"/>
      <w:sz w:val="24"/>
      <w:szCs w:val="24"/>
      <w:shd w:val="clear" w:color="auto" w:fill="000080"/>
    </w:rPr>
  </w:style>
  <w:style w:type="paragraph" w:customStyle="1" w:styleId="DocumentTitle">
    <w:name w:val="Document Title"/>
    <w:next w:val="TextHeading2"/>
    <w:rsid w:val="0057493F"/>
    <w:pPr>
      <w:keepNext/>
      <w:keepLines/>
      <w:numPr>
        <w:numId w:val="2"/>
      </w:numPr>
      <w:spacing w:after="480" w:line="400" w:lineRule="exact"/>
      <w:jc w:val="center"/>
      <w:outlineLvl w:val="0"/>
    </w:pPr>
    <w:rPr>
      <w:b/>
      <w:sz w:val="36"/>
    </w:rPr>
  </w:style>
  <w:style w:type="paragraph" w:customStyle="1" w:styleId="DocumentTOC">
    <w:name w:val="Document TOC"/>
    <w:next w:val="TextHeading2"/>
    <w:rsid w:val="0057493F"/>
    <w:pPr>
      <w:keepNext/>
      <w:keepLines/>
      <w:spacing w:after="480" w:line="400" w:lineRule="exact"/>
      <w:jc w:val="center"/>
    </w:pPr>
    <w:rPr>
      <w:b/>
      <w:sz w:val="36"/>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rPr>
      <w:sz w:val="24"/>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rPr>
      <w:sz w:val="24"/>
    </w:rPr>
  </w:style>
  <w:style w:type="character" w:customStyle="1" w:styleId="Heading1Char">
    <w:name w:val="Heading 1 Char"/>
    <w:basedOn w:val="DefaultParagraphFont"/>
    <w:link w:val="Heading1"/>
    <w:rsid w:val="004974E8"/>
    <w:rPr>
      <w:rFonts w:ascii="Garamond" w:hAnsi="Garamond"/>
      <w:b/>
      <w:caps/>
      <w:sz w:val="24"/>
    </w:rPr>
  </w:style>
  <w:style w:type="paragraph" w:customStyle="1" w:styleId="Heading1Unnumbered">
    <w:name w:val="Heading 1 Unnumbered"/>
    <w:basedOn w:val="Heading1"/>
    <w:rsid w:val="0057493F"/>
    <w:pPr>
      <w:numPr>
        <w:ilvl w:val="0"/>
        <w:numId w:val="0"/>
      </w:numPr>
    </w:pPr>
  </w:style>
  <w:style w:type="character" w:customStyle="1" w:styleId="Heading2Char">
    <w:name w:val="Heading 2 Char"/>
    <w:basedOn w:val="DefaultParagraphFont"/>
    <w:link w:val="Heading2"/>
    <w:rPr>
      <w:b/>
      <w:sz w:val="24"/>
    </w:rPr>
  </w:style>
  <w:style w:type="paragraph" w:customStyle="1" w:styleId="Heading2Unnumbered">
    <w:name w:val="Heading 2 Unnumbered"/>
    <w:basedOn w:val="Heading2"/>
    <w:rsid w:val="0057493F"/>
    <w:pPr>
      <w:numPr>
        <w:ilvl w:val="0"/>
        <w:numId w:val="0"/>
      </w:numPr>
    </w:pPr>
  </w:style>
  <w:style w:type="character" w:customStyle="1" w:styleId="Heading3Char">
    <w:name w:val="Heading 3 Char"/>
    <w:basedOn w:val="DefaultParagraphFont"/>
    <w:link w:val="Heading3"/>
    <w:rPr>
      <w:b/>
      <w:sz w:val="24"/>
    </w:rPr>
  </w:style>
  <w:style w:type="character" w:customStyle="1" w:styleId="Heading4Char">
    <w:name w:val="Heading 4 Char"/>
    <w:basedOn w:val="DefaultParagraphFont"/>
    <w:link w:val="Heading4"/>
    <w:rPr>
      <w:b/>
      <w:sz w:val="24"/>
    </w:rPr>
  </w:style>
  <w:style w:type="character" w:customStyle="1" w:styleId="Heading5Char">
    <w:name w:val="Heading 5 Char"/>
    <w:basedOn w:val="DefaultParagraphFont"/>
    <w:link w:val="Heading5"/>
    <w:rPr>
      <w:b/>
      <w:sz w:val="24"/>
    </w:rPr>
  </w:style>
  <w:style w:type="character" w:customStyle="1" w:styleId="Heading6Char">
    <w:name w:val="Heading 6 Char"/>
    <w:basedOn w:val="DefaultParagraphFont"/>
    <w:link w:val="Heading6"/>
    <w:rPr>
      <w:rFonts w:ascii="Garamond" w:hAnsi="Garamond"/>
      <w:b/>
      <w:bCs/>
      <w:sz w:val="22"/>
      <w:szCs w:val="22"/>
    </w:rPr>
  </w:style>
  <w:style w:type="character" w:customStyle="1" w:styleId="Heading7Char">
    <w:name w:val="Heading 7 Char"/>
    <w:basedOn w:val="DefaultParagraphFont"/>
    <w:link w:val="Heading7"/>
    <w:rPr>
      <w:rFonts w:ascii="Garamond" w:hAnsi="Garamond"/>
      <w:sz w:val="24"/>
      <w:szCs w:val="24"/>
    </w:rPr>
  </w:style>
  <w:style w:type="character" w:customStyle="1" w:styleId="Heading8Char">
    <w:name w:val="Heading 8 Char"/>
    <w:basedOn w:val="DefaultParagraphFont"/>
    <w:link w:val="Heading8"/>
    <w:rPr>
      <w:rFonts w:ascii="Garamond" w:hAnsi="Garamond"/>
      <w:i/>
      <w:iCs/>
      <w:sz w:val="24"/>
      <w:szCs w:val="24"/>
    </w:rPr>
  </w:style>
  <w:style w:type="character" w:customStyle="1" w:styleId="Heading9Char">
    <w:name w:val="Heading 9 Char"/>
    <w:basedOn w:val="DefaultParagraphFont"/>
    <w:link w:val="Heading9"/>
    <w:rPr>
      <w:rFonts w:ascii="Arial" w:hAnsi="Arial" w:cs="Arial"/>
      <w:sz w:val="22"/>
      <w:szCs w:val="22"/>
    </w:rPr>
  </w:style>
  <w:style w:type="paragraph" w:customStyle="1" w:styleId="Level1Text">
    <w:name w:val="Level 1 Text"/>
    <w:basedOn w:val="Normal"/>
    <w:pPr>
      <w:spacing w:before="120" w:after="120"/>
    </w:pPr>
  </w:style>
  <w:style w:type="paragraph" w:styleId="NormalWeb">
    <w:name w:val="Normal (Web)"/>
    <w:basedOn w:val="Normal"/>
    <w:pPr>
      <w:spacing w:before="100" w:after="100"/>
    </w:pPr>
  </w:style>
  <w:style w:type="character" w:styleId="PageNumber">
    <w:name w:val="page number"/>
    <w:basedOn w:val="DefaultParagraphFont"/>
  </w:style>
  <w:style w:type="character" w:styleId="PlaceholderText">
    <w:name w:val="Placeholder Text"/>
    <w:basedOn w:val="DefaultParagraphFont"/>
    <w:uiPriority w:val="99"/>
    <w:rPr>
      <w:color w:val="808080"/>
    </w:rPr>
  </w:style>
  <w:style w:type="paragraph" w:customStyle="1" w:styleId="PortfolioSection">
    <w:name w:val="Portfolio Section"/>
    <w:next w:val="TextHeading2"/>
    <w:rsid w:val="0057493F"/>
    <w:pPr>
      <w:pBdr>
        <w:bottom w:val="single" w:sz="12" w:space="1" w:color="FFCC00"/>
      </w:pBdr>
      <w:spacing w:after="240"/>
      <w:jc w:val="right"/>
      <w:outlineLvl w:val="0"/>
    </w:pPr>
    <w:rPr>
      <w:rFonts w:ascii="Arial" w:hAnsi="Arial" w:cs="Arial"/>
      <w:b/>
      <w:bCs/>
      <w:sz w:val="32"/>
      <w:szCs w:val="32"/>
    </w:rPr>
  </w:style>
  <w:style w:type="paragraph" w:customStyle="1" w:styleId="PortfolioTitle">
    <w:name w:val="Portfolio Title"/>
    <w:next w:val="TextHeading2"/>
    <w:rsid w:val="0057493F"/>
    <w:pPr>
      <w:pBdr>
        <w:top w:val="single" w:sz="12" w:space="11" w:color="FFCC00"/>
        <w:bottom w:val="single" w:sz="12" w:space="11" w:color="FFCC00"/>
      </w:pBdr>
      <w:spacing w:before="2880" w:line="240" w:lineRule="atLeast"/>
      <w:jc w:val="center"/>
    </w:pPr>
    <w:rPr>
      <w:rFonts w:ascii="Arial" w:hAnsi="Arial"/>
      <w:b/>
      <w:bCs/>
      <w:sz w:val="48"/>
    </w:rPr>
  </w:style>
  <w:style w:type="paragraph" w:customStyle="1" w:styleId="t1">
    <w:name w:val="t1"/>
    <w:basedOn w:val="Normal"/>
    <w:rsid w:val="0057493F"/>
    <w:pPr>
      <w:spacing w:before="120" w:after="120"/>
    </w:p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Heading2">
    <w:name w:val="Text Heading 2"/>
    <w:link w:val="TextHeading2Char"/>
    <w:rsid w:val="0057493F"/>
    <w:pPr>
      <w:spacing w:before="60" w:after="60"/>
      <w:jc w:val="both"/>
    </w:pPr>
    <w:rPr>
      <w:sz w:val="24"/>
    </w:rPr>
  </w:style>
  <w:style w:type="character" w:customStyle="1" w:styleId="TextHeading2Char">
    <w:name w:val="Text Heading 2 Char"/>
    <w:link w:val="TextHeading2"/>
    <w:rPr>
      <w:sz w:val="24"/>
    </w:rPr>
  </w:style>
  <w:style w:type="paragraph" w:customStyle="1" w:styleId="TextHeading3">
    <w:name w:val="Text Heading 3"/>
    <w:link w:val="TextHeading3Char"/>
    <w:rsid w:val="0057493F"/>
    <w:pPr>
      <w:spacing w:before="60" w:after="60"/>
      <w:ind w:left="720"/>
      <w:jc w:val="both"/>
    </w:pPr>
    <w:rPr>
      <w:sz w:val="24"/>
    </w:rPr>
  </w:style>
  <w:style w:type="character" w:customStyle="1" w:styleId="TextHeading3Char">
    <w:name w:val="Text Heading 3 Char"/>
    <w:link w:val="TextHeading3"/>
    <w:rPr>
      <w:sz w:val="24"/>
    </w:rPr>
  </w:style>
  <w:style w:type="paragraph" w:customStyle="1" w:styleId="TextHeading4">
    <w:name w:val="Text Heading 4"/>
    <w:rsid w:val="0057493F"/>
    <w:pPr>
      <w:spacing w:before="60" w:after="60"/>
      <w:ind w:left="1440"/>
      <w:jc w:val="both"/>
    </w:pPr>
    <w:rPr>
      <w:sz w:val="24"/>
    </w:rPr>
  </w:style>
  <w:style w:type="paragraph" w:customStyle="1" w:styleId="TextHeading5">
    <w:name w:val="Text Heading 5"/>
    <w:rsid w:val="0057493F"/>
    <w:pPr>
      <w:spacing w:before="60" w:after="60"/>
      <w:ind w:left="2160"/>
      <w:jc w:val="both"/>
    </w:pPr>
    <w:rPr>
      <w:sz w:val="24"/>
    </w:rPr>
  </w:style>
  <w:style w:type="paragraph" w:styleId="Title">
    <w:name w:val="Title"/>
    <w:basedOn w:val="Normal"/>
    <w:next w:val="Normal"/>
    <w:link w:val="TitleChar"/>
    <w:qFormat/>
    <w:rsid w:val="0057493F"/>
    <w:pPr>
      <w:spacing w:before="240" w:after="240" w:line="480" w:lineRule="exact"/>
      <w:jc w:val="center"/>
    </w:pPr>
    <w:rPr>
      <w:b/>
      <w:kern w:val="28"/>
      <w:sz w:val="36"/>
      <w:szCs w:val="20"/>
    </w:rPr>
  </w:style>
  <w:style w:type="character" w:customStyle="1" w:styleId="TitleChar">
    <w:name w:val="Title Char"/>
    <w:basedOn w:val="DefaultParagraphFont"/>
    <w:link w:val="Title"/>
    <w:rPr>
      <w:b/>
      <w:kern w:val="28"/>
      <w:sz w:val="36"/>
    </w:rPr>
  </w:style>
  <w:style w:type="paragraph" w:customStyle="1" w:styleId="TitleDocument">
    <w:name w:val="Title Document"/>
    <w:rsid w:val="0057493F"/>
    <w:pPr>
      <w:spacing w:line="400" w:lineRule="exact"/>
      <w:jc w:val="center"/>
    </w:pPr>
    <w:rPr>
      <w:b/>
      <w:sz w:val="36"/>
    </w:rPr>
  </w:style>
  <w:style w:type="paragraph" w:customStyle="1" w:styleId="TitleDocumentCenter">
    <w:name w:val="Title Document Center"/>
    <w:next w:val="TextHeading2"/>
    <w:autoRedefine/>
    <w:rsid w:val="0057493F"/>
    <w:pPr>
      <w:spacing w:before="120" w:line="400" w:lineRule="atLeast"/>
      <w:jc w:val="center"/>
    </w:pPr>
    <w:rPr>
      <w:b/>
      <w:noProof/>
      <w:sz w:val="36"/>
    </w:rPr>
  </w:style>
  <w:style w:type="paragraph" w:customStyle="1" w:styleId="TitlePage">
    <w:name w:val="Title Page"/>
    <w:rsid w:val="0057493F"/>
    <w:pPr>
      <w:keepNext/>
      <w:keepLines/>
      <w:spacing w:after="480" w:line="400" w:lineRule="exact"/>
      <w:jc w:val="center"/>
    </w:pPr>
    <w:rPr>
      <w:b/>
      <w:sz w:val="36"/>
    </w:rPr>
  </w:style>
  <w:style w:type="paragraph" w:styleId="TOC1">
    <w:name w:val="toc 1"/>
    <w:next w:val="Normal"/>
    <w:rsid w:val="0057493F"/>
    <w:pPr>
      <w:keepNext/>
      <w:tabs>
        <w:tab w:val="left" w:pos="2520"/>
        <w:tab w:val="right" w:leader="dot" w:pos="8640"/>
      </w:tabs>
      <w:spacing w:before="360" w:after="60"/>
      <w:ind w:left="2520" w:right="720" w:hanging="2520"/>
    </w:pPr>
    <w:rPr>
      <w:rFonts w:ascii="Arial" w:hAnsi="Arial"/>
      <w:b/>
      <w:sz w:val="24"/>
    </w:rPr>
  </w:style>
  <w:style w:type="paragraph" w:styleId="TOC2">
    <w:name w:val="toc 2"/>
    <w:next w:val="Normal"/>
    <w:rsid w:val="0057493F"/>
    <w:pPr>
      <w:tabs>
        <w:tab w:val="left" w:pos="2520"/>
        <w:tab w:val="right" w:leader="dot" w:pos="8640"/>
      </w:tabs>
      <w:ind w:left="2520" w:right="720" w:hanging="2520"/>
    </w:pPr>
    <w:rPr>
      <w:sz w:val="24"/>
    </w:rPr>
  </w:style>
  <w:style w:type="paragraph" w:styleId="ListBullet">
    <w:name w:val="List Bullet"/>
    <w:basedOn w:val="Normal"/>
    <w:uiPriority w:val="34"/>
    <w:qFormat/>
    <w:rsid w:val="001B60CE"/>
    <w:pPr>
      <w:ind w:left="720"/>
      <w:contextualSpacing/>
    </w:pPr>
  </w:style>
  <w:style w:type="paragraph" w:styleId="ListNumber">
    <w:name w:val="List Number"/>
    <w:basedOn w:val="Normal"/>
    <w:uiPriority w:val="34"/>
    <w:qFormat/>
    <w:rsid w:val="001B60CD"/>
    <w:pPr>
      <w:ind w:left="720"/>
      <w:contextualSpacing/>
    </w:pPr>
  </w:style>
  <w:style w:type="paragraph" w:styleId="TOC3">
    <w:name w:val="toc 3"/>
    <w:basedOn w:val="Normal"/>
    <w:next w:val="Normal"/>
    <w:autoRedefine/>
    <w:semiHidden/>
    <w:rsid w:val="0057493F"/>
    <w:pPr>
      <w:ind w:left="480"/>
    </w:pPr>
  </w:style>
  <w:style w:type="character" w:styleId="Hyperlink">
    <w:name w:val="Hyperlink"/>
    <w:basedOn w:val="DefaultParagraphFont"/>
    <w:rsid w:val="0057493F"/>
    <w:rPr>
      <w:color w:val="0000FF"/>
      <w:u w:val="single"/>
    </w:rPr>
  </w:style>
  <w:style w:type="table" w:customStyle="1" w:styleId="TableGrid1">
    <w:name w:val="Table Grid1"/>
    <w:basedOn w:val="TableNormal"/>
    <w:next w:val="TableGrid"/>
    <w:uiPriority w:val="59"/>
    <w:locked/>
    <w:rsid w:val="00DB4937"/>
    <w:rPr>
      <w:rFonts w:ascii="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36991"/>
    <w:pPr>
      <w:spacing w:before="120" w:after="120"/>
      <w:ind w:left="432"/>
    </w:pPr>
  </w:style>
  <w:style w:type="character" w:customStyle="1" w:styleId="TRFooter10">
    <w:name w:val="TR_Footer_10"/>
    <w:uiPriority w:val="99"/>
    <w:rsid w:val="00213E95"/>
    <w:rPr>
      <w:rFonts w:cs="Times New Roman"/>
      <w:sz w:val="20"/>
      <w:szCs w:val="20"/>
    </w:rPr>
  </w:style>
  <w:style w:type="paragraph" w:styleId="Revision">
    <w:name w:val="Revision"/>
    <w:hidden/>
    <w:uiPriority w:val="99"/>
    <w:semiHidden/>
    <w:rsid w:val="00B724C7"/>
    <w:rPr>
      <w:rFonts w:ascii="Garamond" w:hAnsi="Garamon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8B0E93AD-FD68-4FF2-9F9B-34AF99F4F186}">
  <we:reference id="ca54e990-2b54-4d62-9008-c9ea8f0d617e" version="1.0.0.1" store="EXCatalog" storeType="EXCatalog"/>
  <we:alternateReferences>
    <we:reference id="WA200008978" version="1.0.0.1"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07AD6577-F165-2141-B6B2-3133D6E4AE3D}">
  <we:reference id="d51ccb01-85e7-42ab-885b-de05c07799f3" version="1.0.0.1" store="EXCatalog" storeType="EXCatalog"/>
  <we:alternateReferences>
    <we:reference id="WA200010453" version="1.0.0.1" store="en-US" storeType="OMEX"/>
  </we:alternateReferences>
  <we:properties>
    <we:property name="claude.fileId" value="&quot;5bb9fbae-1340-458a-a1de-18764f27fd3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246A68-7744-4B3D-935A-6A53CDC503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10</Pages>
  <Words>4360</Words>
  <Characters>23024</Characters>
  <Application>Microsoft Office Word</Application>
  <DocSecurity>0</DocSecurity>
  <Lines>348</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Aubrey</dc:creator>
  <cp:keywords/>
  <dc:description/>
  <cp:lastModifiedBy>Scott Aubrey</cp:lastModifiedBy>
  <cp:revision>4</cp:revision>
  <cp:lastPrinted>2026-05-20T17:09:00Z</cp:lastPrinted>
  <dcterms:created xsi:type="dcterms:W3CDTF">2026-05-20T17:42:00Z</dcterms:created>
  <dcterms:modified xsi:type="dcterms:W3CDTF">2026-05-21T14:02:00Z</dcterms:modified>
</cp:coreProperties>
</file>